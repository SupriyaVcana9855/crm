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activeX/activeX1.xml" ContentType="application/vnd.ms-office.activeX+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D36EB" w14:textId="09AEDD25" w:rsidR="00321075" w:rsidRPr="00321075" w:rsidRDefault="00321075" w:rsidP="00321075">
      <w:pPr>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noProof/>
          <w:color w:val="007BFF"/>
          <w:sz w:val="24"/>
          <w:szCs w:val="24"/>
        </w:rPr>
        <w:drawing>
          <wp:inline distT="0" distB="0" distL="0" distR="0" wp14:anchorId="0C52159E" wp14:editId="49C44599">
            <wp:extent cx="1798320" cy="617220"/>
            <wp:effectExtent l="0" t="0" r="0" b="0"/>
            <wp:docPr id="30" name="Picture 3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8320" cy="617220"/>
                    </a:xfrm>
                    <a:prstGeom prst="rect">
                      <a:avLst/>
                    </a:prstGeom>
                    <a:noFill/>
                    <a:ln>
                      <a:noFill/>
                    </a:ln>
                  </pic:spPr>
                </pic:pic>
              </a:graphicData>
            </a:graphic>
          </wp:inline>
        </w:drawing>
      </w:r>
    </w:p>
    <w:p w14:paraId="5E00C04B" w14:textId="77777777" w:rsidR="00321075" w:rsidRPr="00321075" w:rsidRDefault="00321075" w:rsidP="00321075">
      <w:pPr>
        <w:numPr>
          <w:ilvl w:val="0"/>
          <w:numId w:val="1"/>
        </w:numPr>
        <w:spacing w:line="240" w:lineRule="auto"/>
        <w:ind w:left="495"/>
        <w:rPr>
          <w:rFonts w:ascii="Times New Roman" w:eastAsia="Times New Roman" w:hAnsi="Times New Roman" w:cs="Times New Roman"/>
          <w:sz w:val="24"/>
          <w:szCs w:val="24"/>
        </w:rPr>
      </w:pPr>
      <w:hyperlink r:id="rId7" w:history="1">
        <w:r w:rsidRPr="00321075">
          <w:rPr>
            <w:rFonts w:ascii="Arial" w:eastAsia="Times New Roman" w:hAnsi="Arial" w:cs="Arial"/>
            <w:b/>
            <w:bCs/>
            <w:caps/>
            <w:color w:val="FFFFFF"/>
            <w:sz w:val="24"/>
            <w:szCs w:val="24"/>
            <w:u w:val="single"/>
          </w:rPr>
          <w:t>HOME</w:t>
        </w:r>
      </w:hyperlink>
    </w:p>
    <w:p w14:paraId="5DDDDECD" w14:textId="77777777" w:rsidR="00321075" w:rsidRPr="00321075" w:rsidRDefault="00321075" w:rsidP="00321075">
      <w:pPr>
        <w:numPr>
          <w:ilvl w:val="0"/>
          <w:numId w:val="1"/>
        </w:numPr>
        <w:spacing w:line="240" w:lineRule="auto"/>
        <w:ind w:left="495"/>
        <w:rPr>
          <w:rFonts w:ascii="Times New Roman" w:eastAsia="Times New Roman" w:hAnsi="Times New Roman" w:cs="Times New Roman"/>
          <w:sz w:val="24"/>
          <w:szCs w:val="24"/>
        </w:rPr>
      </w:pPr>
      <w:hyperlink r:id="rId8" w:history="1">
        <w:r w:rsidRPr="00321075">
          <w:rPr>
            <w:rFonts w:ascii="Arial" w:eastAsia="Times New Roman" w:hAnsi="Arial" w:cs="Arial"/>
            <w:b/>
            <w:bCs/>
            <w:caps/>
            <w:color w:val="FFFFFF"/>
            <w:sz w:val="24"/>
            <w:szCs w:val="24"/>
            <w:u w:val="single"/>
          </w:rPr>
          <w:t>PROJECTS</w:t>
        </w:r>
      </w:hyperlink>
    </w:p>
    <w:p w14:paraId="23B94B58" w14:textId="77777777" w:rsidR="00321075" w:rsidRPr="00321075" w:rsidRDefault="00321075" w:rsidP="00321075">
      <w:pPr>
        <w:numPr>
          <w:ilvl w:val="0"/>
          <w:numId w:val="1"/>
        </w:numPr>
        <w:spacing w:line="240" w:lineRule="auto"/>
        <w:ind w:left="495"/>
        <w:rPr>
          <w:rFonts w:ascii="Times New Roman" w:eastAsia="Times New Roman" w:hAnsi="Times New Roman" w:cs="Times New Roman"/>
          <w:sz w:val="24"/>
          <w:szCs w:val="24"/>
        </w:rPr>
      </w:pPr>
      <w:hyperlink r:id="rId9" w:history="1">
        <w:r w:rsidRPr="00321075">
          <w:rPr>
            <w:rFonts w:ascii="Arial" w:eastAsia="Times New Roman" w:hAnsi="Arial" w:cs="Arial"/>
            <w:b/>
            <w:bCs/>
            <w:caps/>
            <w:color w:val="FFFFFF"/>
            <w:sz w:val="24"/>
            <w:szCs w:val="24"/>
            <w:u w:val="single"/>
          </w:rPr>
          <w:t>COMPANIES</w:t>
        </w:r>
      </w:hyperlink>
    </w:p>
    <w:p w14:paraId="168C45E3" w14:textId="77777777" w:rsidR="00321075" w:rsidRPr="00321075" w:rsidRDefault="00321075" w:rsidP="00321075">
      <w:pPr>
        <w:numPr>
          <w:ilvl w:val="0"/>
          <w:numId w:val="1"/>
        </w:numPr>
        <w:spacing w:line="240" w:lineRule="auto"/>
        <w:ind w:left="495"/>
        <w:rPr>
          <w:rFonts w:ascii="Times New Roman" w:eastAsia="Times New Roman" w:hAnsi="Times New Roman" w:cs="Times New Roman"/>
          <w:sz w:val="24"/>
          <w:szCs w:val="24"/>
        </w:rPr>
      </w:pPr>
      <w:hyperlink r:id="rId10" w:history="1">
        <w:r w:rsidRPr="00321075">
          <w:rPr>
            <w:rFonts w:ascii="Arial" w:eastAsia="Times New Roman" w:hAnsi="Arial" w:cs="Arial"/>
            <w:b/>
            <w:bCs/>
            <w:caps/>
            <w:color w:val="FFFFFF"/>
            <w:sz w:val="24"/>
            <w:szCs w:val="24"/>
            <w:u w:val="single"/>
          </w:rPr>
          <w:t>NEWS</w:t>
        </w:r>
      </w:hyperlink>
    </w:p>
    <w:p w14:paraId="1E61E3EB" w14:textId="77777777" w:rsidR="00321075" w:rsidRPr="00321075" w:rsidRDefault="00321075" w:rsidP="00321075">
      <w:pPr>
        <w:numPr>
          <w:ilvl w:val="0"/>
          <w:numId w:val="1"/>
        </w:numPr>
        <w:spacing w:line="240" w:lineRule="auto"/>
        <w:ind w:left="495"/>
        <w:rPr>
          <w:rFonts w:ascii="Times New Roman" w:eastAsia="Times New Roman" w:hAnsi="Times New Roman" w:cs="Times New Roman"/>
          <w:sz w:val="24"/>
          <w:szCs w:val="24"/>
        </w:rPr>
      </w:pPr>
      <w:hyperlink r:id="rId11" w:history="1">
        <w:r w:rsidRPr="00321075">
          <w:rPr>
            <w:rFonts w:ascii="Arial" w:eastAsia="Times New Roman" w:hAnsi="Arial" w:cs="Arial"/>
            <w:b/>
            <w:bCs/>
            <w:caps/>
            <w:color w:val="FFFFFF"/>
            <w:sz w:val="24"/>
            <w:szCs w:val="24"/>
            <w:u w:val="single"/>
          </w:rPr>
          <w:t>FOR EMPLOYERS</w:t>
        </w:r>
      </w:hyperlink>
    </w:p>
    <w:p w14:paraId="2C7168AB" w14:textId="77777777" w:rsidR="00321075" w:rsidRPr="00321075" w:rsidRDefault="00321075" w:rsidP="00321075">
      <w:pPr>
        <w:numPr>
          <w:ilvl w:val="0"/>
          <w:numId w:val="1"/>
        </w:numPr>
        <w:spacing w:line="240" w:lineRule="auto"/>
        <w:ind w:left="495"/>
        <w:rPr>
          <w:rFonts w:ascii="Times New Roman" w:eastAsia="Times New Roman" w:hAnsi="Times New Roman" w:cs="Times New Roman"/>
          <w:sz w:val="24"/>
          <w:szCs w:val="24"/>
        </w:rPr>
      </w:pPr>
      <w:hyperlink r:id="rId12" w:history="1">
        <w:r w:rsidRPr="00321075">
          <w:rPr>
            <w:rFonts w:ascii="Arial" w:eastAsia="Times New Roman" w:hAnsi="Arial" w:cs="Arial"/>
            <w:b/>
            <w:bCs/>
            <w:caps/>
            <w:color w:val="FFFFFF"/>
            <w:sz w:val="24"/>
            <w:szCs w:val="24"/>
            <w:u w:val="single"/>
          </w:rPr>
          <w:t>LANGUAGE</w:t>
        </w:r>
      </w:hyperlink>
    </w:p>
    <w:p w14:paraId="15C927BD" w14:textId="77777777" w:rsidR="00321075" w:rsidRPr="00321075" w:rsidRDefault="00321075" w:rsidP="00321075">
      <w:pPr>
        <w:numPr>
          <w:ilvl w:val="0"/>
          <w:numId w:val="1"/>
        </w:numPr>
        <w:spacing w:line="240" w:lineRule="auto"/>
        <w:ind w:left="495"/>
        <w:rPr>
          <w:rFonts w:ascii="Times New Roman" w:eastAsia="Times New Roman" w:hAnsi="Times New Roman" w:cs="Times New Roman"/>
          <w:sz w:val="24"/>
          <w:szCs w:val="24"/>
        </w:rPr>
      </w:pPr>
      <w:hyperlink r:id="rId13" w:history="1">
        <w:r w:rsidRPr="00321075">
          <w:rPr>
            <w:rFonts w:ascii="Arial" w:eastAsia="Times New Roman" w:hAnsi="Arial" w:cs="Arial"/>
            <w:b/>
            <w:bCs/>
            <w:caps/>
            <w:color w:val="FFFFFF"/>
            <w:sz w:val="24"/>
            <w:szCs w:val="24"/>
            <w:u w:val="single"/>
          </w:rPr>
          <w:t> LOGIN</w:t>
        </w:r>
      </w:hyperlink>
    </w:p>
    <w:p w14:paraId="6106394D" w14:textId="35C02965" w:rsidR="00321075" w:rsidRPr="00321075" w:rsidRDefault="00321075" w:rsidP="00321075">
      <w:pPr>
        <w:spacing w:after="100" w:afterAutospacing="1" w:line="300" w:lineRule="atLeast"/>
        <w:outlineLvl w:val="1"/>
        <w:rPr>
          <w:rFonts w:ascii="Open Sans" w:eastAsia="Times New Roman" w:hAnsi="Open Sans" w:cs="Times New Roman"/>
          <w:b/>
          <w:bCs/>
          <w:color w:val="000000"/>
          <w:sz w:val="60"/>
          <w:szCs w:val="60"/>
        </w:rPr>
      </w:pPr>
      <w:r w:rsidRPr="00321075">
        <w:rPr>
          <w:rFonts w:ascii="Open Sans" w:eastAsia="Times New Roman" w:hAnsi="Open Sans" w:cs="Times New Roman"/>
          <w:b/>
          <w:bCs/>
          <w:color w:val="CC2B25"/>
          <w:sz w:val="60"/>
          <w:szCs w:val="60"/>
        </w:rPr>
        <w:t>PerVista Brokers</w:t>
      </w:r>
      <w:ins w:id="0" w:author="Vennard Wright" w:date="2022-11-02T10:40:00Z">
        <w:r w:rsidR="007A26A7">
          <w:rPr>
            <w:rFonts w:ascii="Open Sans" w:eastAsia="Times New Roman" w:hAnsi="Open Sans" w:cs="Times New Roman"/>
            <w:b/>
            <w:bCs/>
            <w:color w:val="CC2B25"/>
            <w:sz w:val="60"/>
            <w:szCs w:val="60"/>
          </w:rPr>
          <w:t xml:space="preserve"> Digital</w:t>
        </w:r>
      </w:ins>
      <w:r w:rsidRPr="00321075">
        <w:rPr>
          <w:rFonts w:ascii="Open Sans" w:eastAsia="Times New Roman" w:hAnsi="Open Sans" w:cs="Times New Roman"/>
          <w:b/>
          <w:bCs/>
          <w:color w:val="CC2B25"/>
          <w:sz w:val="60"/>
          <w:szCs w:val="60"/>
        </w:rPr>
        <w:t> </w:t>
      </w:r>
      <w:r w:rsidRPr="00321075">
        <w:rPr>
          <w:rFonts w:ascii="Open Sans" w:eastAsia="Times New Roman" w:hAnsi="Open Sans" w:cs="Times New Roman"/>
          <w:b/>
          <w:bCs/>
          <w:color w:val="FFFFFF"/>
          <w:sz w:val="60"/>
          <w:szCs w:val="60"/>
        </w:rPr>
        <w:t>Lasting Relationships</w:t>
      </w:r>
    </w:p>
    <w:p w14:paraId="46D12F4A" w14:textId="717D576F" w:rsidR="00321075" w:rsidRPr="00321075" w:rsidRDefault="00321075" w:rsidP="00321075">
      <w:pPr>
        <w:spacing w:after="100" w:afterAutospacing="1" w:line="240" w:lineRule="auto"/>
        <w:outlineLvl w:val="2"/>
        <w:rPr>
          <w:rFonts w:ascii="Arial" w:eastAsia="Times New Roman" w:hAnsi="Arial" w:cs="Arial"/>
          <w:color w:val="222222"/>
          <w:sz w:val="27"/>
          <w:szCs w:val="27"/>
        </w:rPr>
      </w:pPr>
      <w:r w:rsidRPr="00321075">
        <w:rPr>
          <w:rFonts w:ascii="Arial" w:eastAsia="Times New Roman" w:hAnsi="Arial" w:cs="Arial"/>
          <w:b/>
          <w:bCs/>
          <w:color w:val="FFFFFF"/>
          <w:sz w:val="27"/>
          <w:szCs w:val="27"/>
        </w:rPr>
        <w:t>Between Business and the Resources</w:t>
      </w:r>
      <w:r w:rsidRPr="00321075">
        <w:rPr>
          <w:rFonts w:ascii="Arial" w:eastAsia="Times New Roman" w:hAnsi="Arial" w:cs="Arial"/>
          <w:b/>
          <w:bCs/>
          <w:color w:val="FFFFFF"/>
          <w:sz w:val="27"/>
          <w:szCs w:val="27"/>
        </w:rPr>
        <w:br/>
        <w:t>Required for Sustained</w:t>
      </w:r>
      <w:r w:rsidRPr="00321075">
        <w:rPr>
          <w:rFonts w:ascii="Arial" w:eastAsia="Times New Roman" w:hAnsi="Arial" w:cs="Arial"/>
          <w:color w:val="222222"/>
          <w:sz w:val="27"/>
          <w:szCs w:val="27"/>
        </w:rPr>
        <w:t> </w:t>
      </w:r>
      <w:r w:rsidRPr="00321075">
        <w:rPr>
          <w:rFonts w:ascii="Open Sans" w:eastAsia="Times New Roman" w:hAnsi="Open Sans" w:cs="Arial"/>
          <w:b/>
          <w:bCs/>
          <w:color w:val="CC2B25"/>
          <w:sz w:val="60"/>
          <w:szCs w:val="60"/>
        </w:rPr>
        <w:t>Growth.</w:t>
      </w:r>
    </w:p>
    <w:p w14:paraId="62100E6F" w14:textId="77777777" w:rsidR="00321075" w:rsidRPr="00321075" w:rsidRDefault="00321075" w:rsidP="00321075">
      <w:pPr>
        <w:spacing w:line="240" w:lineRule="auto"/>
        <w:rPr>
          <w:rFonts w:ascii="Times New Roman" w:eastAsia="Times New Roman" w:hAnsi="Times New Roman" w:cs="Times New Roman"/>
          <w:sz w:val="24"/>
          <w:szCs w:val="24"/>
        </w:rPr>
      </w:pPr>
      <w:hyperlink r:id="rId14" w:history="1">
        <w:r w:rsidRPr="00321075">
          <w:rPr>
            <w:rFonts w:ascii="Times New Roman" w:eastAsia="Times New Roman" w:hAnsi="Times New Roman" w:cs="Times New Roman"/>
            <w:color w:val="FFFFFF"/>
            <w:sz w:val="24"/>
            <w:szCs w:val="24"/>
            <w:u w:val="single"/>
          </w:rPr>
          <w:t xml:space="preserve">Start Your </w:t>
        </w:r>
        <w:proofErr w:type="spellStart"/>
        <w:r w:rsidRPr="00321075">
          <w:rPr>
            <w:rFonts w:ascii="Times New Roman" w:eastAsia="Times New Roman" w:hAnsi="Times New Roman" w:cs="Times New Roman"/>
            <w:color w:val="FFFFFF"/>
            <w:sz w:val="24"/>
            <w:szCs w:val="24"/>
            <w:u w:val="single"/>
          </w:rPr>
          <w:t>Search</w:t>
        </w:r>
      </w:hyperlink>
      <w:hyperlink r:id="rId15" w:history="1">
        <w:r w:rsidRPr="00321075">
          <w:rPr>
            <w:rFonts w:ascii="Open Sans" w:eastAsia="Times New Roman" w:hAnsi="Open Sans" w:cs="Times New Roman"/>
            <w:color w:val="FFFFFF"/>
            <w:spacing w:val="15"/>
            <w:sz w:val="30"/>
            <w:szCs w:val="30"/>
            <w:u w:val="single"/>
          </w:rPr>
          <w:t>Deals</w:t>
        </w:r>
      </w:hyperlink>
      <w:hyperlink r:id="rId16" w:history="1">
        <w:r w:rsidRPr="00321075">
          <w:rPr>
            <w:rFonts w:ascii="Open Sans" w:eastAsia="Times New Roman" w:hAnsi="Open Sans" w:cs="Times New Roman"/>
            <w:color w:val="FFFFFF"/>
            <w:spacing w:val="15"/>
            <w:sz w:val="30"/>
            <w:szCs w:val="30"/>
            <w:u w:val="single"/>
          </w:rPr>
          <w:t>Resources</w:t>
        </w:r>
      </w:hyperlink>
      <w:hyperlink r:id="rId17" w:history="1">
        <w:r w:rsidRPr="00321075">
          <w:rPr>
            <w:rFonts w:ascii="Open Sans" w:eastAsia="Times New Roman" w:hAnsi="Open Sans" w:cs="Times New Roman"/>
            <w:color w:val="FFFFFF"/>
            <w:spacing w:val="15"/>
            <w:sz w:val="30"/>
            <w:szCs w:val="30"/>
            <w:u w:val="single"/>
          </w:rPr>
          <w:t>Partners</w:t>
        </w:r>
      </w:hyperlink>
      <w:hyperlink r:id="rId18" w:history="1">
        <w:r w:rsidRPr="00321075">
          <w:rPr>
            <w:rFonts w:ascii="Open Sans" w:eastAsia="Times New Roman" w:hAnsi="Open Sans" w:cs="Times New Roman"/>
            <w:color w:val="FFFFFF"/>
            <w:spacing w:val="15"/>
            <w:sz w:val="30"/>
            <w:szCs w:val="30"/>
            <w:u w:val="single"/>
          </w:rPr>
          <w:t>Jobs</w:t>
        </w:r>
        <w:proofErr w:type="spellEnd"/>
      </w:hyperlink>
    </w:p>
    <w:p w14:paraId="1D06AF63" w14:textId="44CE8277" w:rsidR="00321075" w:rsidRPr="00321075" w:rsidRDefault="00321075" w:rsidP="00321075">
      <w:pPr>
        <w:shd w:val="clear" w:color="auto" w:fill="FFFFFF"/>
        <w:spacing w:line="240" w:lineRule="auto"/>
        <w:jc w:val="center"/>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drawing>
          <wp:inline distT="0" distB="0" distL="0" distR="0" wp14:anchorId="44140D57" wp14:editId="368C70C2">
            <wp:extent cx="388620" cy="5257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 cy="525780"/>
                    </a:xfrm>
                    <a:prstGeom prst="rect">
                      <a:avLst/>
                    </a:prstGeom>
                    <a:noFill/>
                    <a:ln>
                      <a:noFill/>
                    </a:ln>
                  </pic:spPr>
                </pic:pic>
              </a:graphicData>
            </a:graphic>
          </wp:inline>
        </w:drawing>
      </w:r>
    </w:p>
    <w:p w14:paraId="2483347F" w14:textId="1D99ED48" w:rsidR="00321075" w:rsidRPr="00321075" w:rsidRDefault="00321075" w:rsidP="00321075">
      <w:pPr>
        <w:shd w:val="clear" w:color="auto" w:fill="FFFFFF"/>
        <w:spacing w:before="300" w:after="100" w:afterAutospacing="1" w:line="240" w:lineRule="auto"/>
        <w:outlineLvl w:val="4"/>
        <w:rPr>
          <w:rFonts w:ascii="Arial" w:eastAsia="Times New Roman" w:hAnsi="Arial" w:cs="Arial"/>
          <w:color w:val="222222"/>
          <w:sz w:val="20"/>
          <w:szCs w:val="20"/>
        </w:rPr>
      </w:pPr>
      <w:r w:rsidRPr="00321075">
        <w:rPr>
          <w:rFonts w:ascii="Arial" w:eastAsia="Times New Roman" w:hAnsi="Arial" w:cs="Arial"/>
          <w:b/>
          <w:bCs/>
          <w:color w:val="232323"/>
          <w:sz w:val="20"/>
          <w:szCs w:val="20"/>
        </w:rPr>
        <w:t>IT Essential</w:t>
      </w:r>
      <w:ins w:id="1" w:author="Vennard Wright" w:date="2022-11-02T10:22:00Z">
        <w:r>
          <w:rPr>
            <w:rFonts w:ascii="Arial" w:eastAsia="Times New Roman" w:hAnsi="Arial" w:cs="Arial"/>
            <w:b/>
            <w:bCs/>
            <w:color w:val="232323"/>
            <w:sz w:val="20"/>
            <w:szCs w:val="20"/>
          </w:rPr>
          <w:t>s</w:t>
        </w:r>
      </w:ins>
      <w:r w:rsidRPr="00321075">
        <w:rPr>
          <w:rFonts w:ascii="Arial" w:eastAsia="Times New Roman" w:hAnsi="Arial" w:cs="Arial"/>
          <w:b/>
          <w:bCs/>
          <w:color w:val="232323"/>
          <w:sz w:val="20"/>
          <w:szCs w:val="20"/>
        </w:rPr>
        <w:t xml:space="preserve"> Checklist</w:t>
      </w:r>
    </w:p>
    <w:p w14:paraId="5881A335" w14:textId="7EACD61A" w:rsidR="00321075" w:rsidRPr="00321075" w:rsidRDefault="00321075" w:rsidP="00321075">
      <w:pPr>
        <w:shd w:val="clear" w:color="auto" w:fill="FFFFFF"/>
        <w:spacing w:after="100" w:afterAutospacing="1"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sz w:val="24"/>
          <w:szCs w:val="24"/>
        </w:rPr>
        <w:t xml:space="preserve">Receive comprehensive </w:t>
      </w:r>
      <w:del w:id="2" w:author="Vennard Wright" w:date="2022-11-02T10:22:00Z">
        <w:r w:rsidRPr="00321075" w:rsidDel="00321075">
          <w:rPr>
            <w:rFonts w:ascii="Times New Roman" w:eastAsia="Times New Roman" w:hAnsi="Times New Roman" w:cs="Times New Roman"/>
            <w:sz w:val="24"/>
            <w:szCs w:val="24"/>
          </w:rPr>
          <w:delText>on-demand ethics and compliance guidance</w:delText>
        </w:r>
      </w:del>
      <w:ins w:id="3" w:author="Vennard Wright" w:date="2022-11-02T10:22:00Z">
        <w:r>
          <w:rPr>
            <w:rFonts w:ascii="Times New Roman" w:eastAsia="Times New Roman" w:hAnsi="Times New Roman" w:cs="Times New Roman"/>
            <w:sz w:val="24"/>
            <w:szCs w:val="24"/>
          </w:rPr>
          <w:t xml:space="preserve"> technology</w:t>
        </w:r>
      </w:ins>
      <w:ins w:id="4" w:author="Vennard Wright" w:date="2022-11-02T10:23:00Z">
        <w:r>
          <w:rPr>
            <w:rFonts w:ascii="Times New Roman" w:eastAsia="Times New Roman" w:hAnsi="Times New Roman" w:cs="Times New Roman"/>
            <w:sz w:val="24"/>
            <w:szCs w:val="24"/>
          </w:rPr>
          <w:t xml:space="preserve"> and cybersecurity</w:t>
        </w:r>
      </w:ins>
      <w:ins w:id="5" w:author="Vennard Wright" w:date="2022-11-02T10:22:00Z">
        <w:r>
          <w:rPr>
            <w:rFonts w:ascii="Times New Roman" w:eastAsia="Times New Roman" w:hAnsi="Times New Roman" w:cs="Times New Roman"/>
            <w:sz w:val="24"/>
            <w:szCs w:val="24"/>
          </w:rPr>
          <w:t xml:space="preserve"> recommendations</w:t>
        </w:r>
      </w:ins>
      <w:r w:rsidRPr="00321075">
        <w:rPr>
          <w:rFonts w:ascii="Times New Roman" w:eastAsia="Times New Roman" w:hAnsi="Times New Roman" w:cs="Times New Roman"/>
          <w:sz w:val="24"/>
          <w:szCs w:val="24"/>
        </w:rPr>
        <w:t xml:space="preserve"> </w:t>
      </w:r>
      <w:ins w:id="6" w:author="Vennard Wright" w:date="2022-11-02T10:23:00Z">
        <w:r>
          <w:rPr>
            <w:rFonts w:ascii="Times New Roman" w:eastAsia="Times New Roman" w:hAnsi="Times New Roman" w:cs="Times New Roman"/>
            <w:sz w:val="24"/>
            <w:szCs w:val="24"/>
          </w:rPr>
          <w:t xml:space="preserve">that are based on industry best practices, </w:t>
        </w:r>
      </w:ins>
      <w:r w:rsidRPr="00321075">
        <w:rPr>
          <w:rFonts w:ascii="Times New Roman" w:eastAsia="Times New Roman" w:hAnsi="Times New Roman" w:cs="Times New Roman"/>
          <w:sz w:val="24"/>
          <w:szCs w:val="24"/>
        </w:rPr>
        <w:t>to support you</w:t>
      </w:r>
      <w:ins w:id="7" w:author="Vennard Wright" w:date="2022-11-02T10:22:00Z">
        <w:r>
          <w:rPr>
            <w:rFonts w:ascii="Times New Roman" w:eastAsia="Times New Roman" w:hAnsi="Times New Roman" w:cs="Times New Roman"/>
            <w:sz w:val="24"/>
            <w:szCs w:val="24"/>
          </w:rPr>
          <w:t xml:space="preserve">r </w:t>
        </w:r>
      </w:ins>
      <w:ins w:id="8" w:author="Vennard Wright" w:date="2022-11-02T10:24:00Z">
        <w:r>
          <w:rPr>
            <w:rFonts w:ascii="Times New Roman" w:eastAsia="Times New Roman" w:hAnsi="Times New Roman" w:cs="Times New Roman"/>
            <w:sz w:val="24"/>
            <w:szCs w:val="24"/>
          </w:rPr>
          <w:t xml:space="preserve">organization’s </w:t>
        </w:r>
      </w:ins>
      <w:ins w:id="9" w:author="Vennard Wright" w:date="2022-11-02T10:22:00Z">
        <w:r>
          <w:rPr>
            <w:rFonts w:ascii="Times New Roman" w:eastAsia="Times New Roman" w:hAnsi="Times New Roman" w:cs="Times New Roman"/>
            <w:sz w:val="24"/>
            <w:szCs w:val="24"/>
          </w:rPr>
          <w:t>growth</w:t>
        </w:r>
      </w:ins>
      <w:ins w:id="10" w:author="Vennard Wright" w:date="2022-11-02T10:24:00Z">
        <w:r>
          <w:rPr>
            <w:rFonts w:ascii="Times New Roman" w:eastAsia="Times New Roman" w:hAnsi="Times New Roman" w:cs="Times New Roman"/>
            <w:sz w:val="24"/>
            <w:szCs w:val="24"/>
          </w:rPr>
          <w:t>,</w:t>
        </w:r>
      </w:ins>
      <w:r w:rsidRPr="00321075">
        <w:rPr>
          <w:rFonts w:ascii="Times New Roman" w:eastAsia="Times New Roman" w:hAnsi="Times New Roman" w:cs="Times New Roman"/>
          <w:sz w:val="24"/>
          <w:szCs w:val="24"/>
        </w:rPr>
        <w:t xml:space="preserve"> as you navigate complex </w:t>
      </w:r>
      <w:del w:id="11" w:author="Vennard Wright" w:date="2022-11-02T10:23:00Z">
        <w:r w:rsidRPr="00321075" w:rsidDel="00321075">
          <w:rPr>
            <w:rFonts w:ascii="Times New Roman" w:eastAsia="Times New Roman" w:hAnsi="Times New Roman" w:cs="Times New Roman"/>
            <w:sz w:val="24"/>
            <w:szCs w:val="24"/>
          </w:rPr>
          <w:delText>issues to make well-informed risk-based</w:delText>
        </w:r>
      </w:del>
      <w:ins w:id="12" w:author="Vennard Wright" w:date="2022-11-02T10:23:00Z">
        <w:r>
          <w:rPr>
            <w:rFonts w:ascii="Times New Roman" w:eastAsia="Times New Roman" w:hAnsi="Times New Roman" w:cs="Times New Roman"/>
            <w:sz w:val="24"/>
            <w:szCs w:val="24"/>
          </w:rPr>
          <w:t>technology</w:t>
        </w:r>
      </w:ins>
      <w:r w:rsidRPr="00321075">
        <w:rPr>
          <w:rFonts w:ascii="Times New Roman" w:eastAsia="Times New Roman" w:hAnsi="Times New Roman" w:cs="Times New Roman"/>
          <w:sz w:val="24"/>
          <w:szCs w:val="24"/>
        </w:rPr>
        <w:t xml:space="preserve"> decisions.</w:t>
      </w:r>
    </w:p>
    <w:p w14:paraId="005F1581" w14:textId="77777777" w:rsidR="00321075" w:rsidRPr="00321075" w:rsidRDefault="00321075" w:rsidP="00321075">
      <w:pPr>
        <w:shd w:val="clear" w:color="auto" w:fill="FFFFFF"/>
        <w:spacing w:line="240" w:lineRule="auto"/>
        <w:jc w:val="center"/>
        <w:rPr>
          <w:rFonts w:ascii="Times New Roman" w:eastAsia="Times New Roman" w:hAnsi="Times New Roman" w:cs="Times New Roman"/>
          <w:sz w:val="24"/>
          <w:szCs w:val="24"/>
        </w:rPr>
      </w:pPr>
    </w:p>
    <w:p w14:paraId="5AC8A2E5" w14:textId="28613A80" w:rsidR="00321075" w:rsidRPr="00321075" w:rsidRDefault="00321075" w:rsidP="00321075">
      <w:pPr>
        <w:shd w:val="clear" w:color="auto" w:fill="FFFFFF"/>
        <w:spacing w:line="240" w:lineRule="auto"/>
        <w:jc w:val="center"/>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drawing>
          <wp:inline distT="0" distB="0" distL="0" distR="0" wp14:anchorId="50508C42" wp14:editId="5E84D160">
            <wp:extent cx="518160" cy="518160"/>
            <wp:effectExtent l="0" t="0" r="0" b="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inline>
        </w:drawing>
      </w:r>
    </w:p>
    <w:p w14:paraId="5E1E0B66" w14:textId="77777777" w:rsidR="00321075" w:rsidRPr="00321075" w:rsidRDefault="00321075" w:rsidP="00321075">
      <w:pPr>
        <w:shd w:val="clear" w:color="auto" w:fill="FFFFFF"/>
        <w:spacing w:before="300" w:after="100" w:afterAutospacing="1" w:line="240" w:lineRule="auto"/>
        <w:outlineLvl w:val="4"/>
        <w:rPr>
          <w:rFonts w:ascii="Arial" w:eastAsia="Times New Roman" w:hAnsi="Arial" w:cs="Arial"/>
          <w:color w:val="222222"/>
          <w:sz w:val="20"/>
          <w:szCs w:val="20"/>
        </w:rPr>
      </w:pPr>
      <w:r w:rsidRPr="00321075">
        <w:rPr>
          <w:rFonts w:ascii="Arial" w:eastAsia="Times New Roman" w:hAnsi="Arial" w:cs="Arial"/>
          <w:b/>
          <w:bCs/>
          <w:color w:val="232323"/>
          <w:sz w:val="20"/>
          <w:szCs w:val="20"/>
        </w:rPr>
        <w:t>Experts &amp; Careers</w:t>
      </w:r>
    </w:p>
    <w:p w14:paraId="41A838F9" w14:textId="39C95389" w:rsidR="00321075" w:rsidRPr="00321075" w:rsidRDefault="00321075" w:rsidP="00321075">
      <w:pPr>
        <w:shd w:val="clear" w:color="auto" w:fill="FFFFFF"/>
        <w:spacing w:after="100" w:afterAutospacing="1" w:line="240" w:lineRule="auto"/>
        <w:rPr>
          <w:rFonts w:ascii="Times New Roman" w:eastAsia="Times New Roman" w:hAnsi="Times New Roman" w:cs="Times New Roman"/>
          <w:sz w:val="24"/>
          <w:szCs w:val="24"/>
        </w:rPr>
      </w:pPr>
      <w:del w:id="13" w:author="Vennard Wright" w:date="2022-11-02T10:25:00Z">
        <w:r w:rsidRPr="00321075" w:rsidDel="00321075">
          <w:rPr>
            <w:rFonts w:ascii="Times New Roman" w:eastAsia="Times New Roman" w:hAnsi="Times New Roman" w:cs="Times New Roman"/>
            <w:sz w:val="24"/>
            <w:szCs w:val="24"/>
          </w:rPr>
          <w:delText>Lorem ipsum dolor sit amet, consectetur adipiscing elit, sed do eiusmod tempor incididunt ut labore et dolore magna aliqua</w:delText>
        </w:r>
      </w:del>
      <w:ins w:id="14" w:author="Vennard Wright" w:date="2022-11-02T10:26:00Z">
        <w:r>
          <w:rPr>
            <w:rFonts w:ascii="Times New Roman" w:eastAsia="Times New Roman" w:hAnsi="Times New Roman" w:cs="Times New Roman"/>
            <w:sz w:val="24"/>
            <w:szCs w:val="24"/>
          </w:rPr>
          <w:t xml:space="preserve">PerVista </w:t>
        </w:r>
      </w:ins>
      <w:ins w:id="15" w:author="Vennard Wright" w:date="2022-11-02T10:28:00Z">
        <w:r>
          <w:rPr>
            <w:rFonts w:ascii="Times New Roman" w:eastAsia="Times New Roman" w:hAnsi="Times New Roman" w:cs="Times New Roman"/>
            <w:sz w:val="24"/>
            <w:szCs w:val="24"/>
          </w:rPr>
          <w:t xml:space="preserve">brokers access for </w:t>
        </w:r>
      </w:ins>
      <w:ins w:id="16" w:author="Vennard Wright" w:date="2022-11-02T10:26:00Z">
        <w:r>
          <w:rPr>
            <w:rFonts w:ascii="Times New Roman" w:eastAsia="Times New Roman" w:hAnsi="Times New Roman" w:cs="Times New Roman"/>
            <w:sz w:val="24"/>
            <w:szCs w:val="24"/>
          </w:rPr>
          <w:t xml:space="preserve">organizations </w:t>
        </w:r>
      </w:ins>
      <w:ins w:id="17" w:author="Vennard Wright" w:date="2022-11-02T10:28:00Z">
        <w:r>
          <w:rPr>
            <w:rFonts w:ascii="Times New Roman" w:eastAsia="Times New Roman" w:hAnsi="Times New Roman" w:cs="Times New Roman"/>
            <w:sz w:val="24"/>
            <w:szCs w:val="24"/>
          </w:rPr>
          <w:t>to</w:t>
        </w:r>
      </w:ins>
      <w:ins w:id="18" w:author="Vennard Wright" w:date="2022-11-02T10:26:00Z">
        <w:r>
          <w:rPr>
            <w:rFonts w:ascii="Times New Roman" w:eastAsia="Times New Roman" w:hAnsi="Times New Roman" w:cs="Times New Roman"/>
            <w:sz w:val="24"/>
            <w:szCs w:val="24"/>
          </w:rPr>
          <w:t xml:space="preserve"> search for and hire qualified IT professionals who have been thoroughly screened. IT professionals </w:t>
        </w:r>
      </w:ins>
      <w:ins w:id="19" w:author="Vennard Wright" w:date="2022-11-02T10:27:00Z">
        <w:r>
          <w:rPr>
            <w:rFonts w:ascii="Times New Roman" w:eastAsia="Times New Roman" w:hAnsi="Times New Roman" w:cs="Times New Roman"/>
            <w:sz w:val="24"/>
            <w:szCs w:val="24"/>
          </w:rPr>
          <w:t>can gain access to bid on curated jobs and technology projects</w:t>
        </w:r>
      </w:ins>
      <w:r w:rsidRPr="00321075">
        <w:rPr>
          <w:rFonts w:ascii="Times New Roman" w:eastAsia="Times New Roman" w:hAnsi="Times New Roman" w:cs="Times New Roman"/>
          <w:sz w:val="24"/>
          <w:szCs w:val="24"/>
        </w:rPr>
        <w:t>.</w:t>
      </w:r>
    </w:p>
    <w:p w14:paraId="6D9E7807" w14:textId="77777777" w:rsidR="00321075" w:rsidRPr="00321075" w:rsidRDefault="00321075" w:rsidP="00321075">
      <w:pPr>
        <w:shd w:val="clear" w:color="auto" w:fill="FFFFFF"/>
        <w:spacing w:line="240" w:lineRule="auto"/>
        <w:jc w:val="center"/>
        <w:rPr>
          <w:rFonts w:ascii="Times New Roman" w:eastAsia="Times New Roman" w:hAnsi="Times New Roman" w:cs="Times New Roman"/>
          <w:sz w:val="24"/>
          <w:szCs w:val="24"/>
        </w:rPr>
      </w:pPr>
      <w:r w:rsidRPr="00321075">
        <w:rPr>
          <w:rFonts w:ascii="Times New Roman" w:eastAsia="Times New Roman" w:hAnsi="Times New Roman" w:cs="Times New Roman"/>
          <w:sz w:val="24"/>
          <w:szCs w:val="24"/>
        </w:rPr>
        <w:lastRenderedPageBreak/>
        <w:br/>
      </w:r>
    </w:p>
    <w:p w14:paraId="736FA0FF" w14:textId="4EF7E678" w:rsidR="00321075" w:rsidRPr="00321075" w:rsidRDefault="00321075" w:rsidP="00321075">
      <w:pPr>
        <w:shd w:val="clear" w:color="auto" w:fill="FFFFFF"/>
        <w:spacing w:line="240" w:lineRule="auto"/>
        <w:jc w:val="center"/>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drawing>
          <wp:inline distT="0" distB="0" distL="0" distR="0" wp14:anchorId="3D21AF05" wp14:editId="7417C545">
            <wp:extent cx="457200" cy="46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 cy="464820"/>
                    </a:xfrm>
                    <a:prstGeom prst="rect">
                      <a:avLst/>
                    </a:prstGeom>
                    <a:noFill/>
                    <a:ln>
                      <a:noFill/>
                    </a:ln>
                  </pic:spPr>
                </pic:pic>
              </a:graphicData>
            </a:graphic>
          </wp:inline>
        </w:drawing>
      </w:r>
    </w:p>
    <w:p w14:paraId="1C804B9A" w14:textId="41F0E79D" w:rsidR="00321075" w:rsidRPr="00321075" w:rsidRDefault="00321075" w:rsidP="00321075">
      <w:pPr>
        <w:shd w:val="clear" w:color="auto" w:fill="FFFFFF"/>
        <w:spacing w:before="300" w:after="100" w:afterAutospacing="1" w:line="240" w:lineRule="auto"/>
        <w:outlineLvl w:val="4"/>
        <w:rPr>
          <w:rFonts w:ascii="Arial" w:eastAsia="Times New Roman" w:hAnsi="Arial" w:cs="Arial"/>
          <w:color w:val="222222"/>
          <w:sz w:val="20"/>
          <w:szCs w:val="20"/>
        </w:rPr>
      </w:pPr>
      <w:del w:id="20" w:author="Vennard Wright" w:date="2022-11-02T10:29:00Z">
        <w:r w:rsidRPr="00321075" w:rsidDel="00321075">
          <w:rPr>
            <w:rFonts w:ascii="Arial" w:eastAsia="Times New Roman" w:hAnsi="Arial" w:cs="Arial"/>
            <w:b/>
            <w:bCs/>
            <w:color w:val="232323"/>
            <w:sz w:val="20"/>
            <w:szCs w:val="20"/>
          </w:rPr>
          <w:delText>Virtual Wallet</w:delText>
        </w:r>
      </w:del>
      <w:ins w:id="21" w:author="Vennard Wright" w:date="2022-11-02T10:29:00Z">
        <w:r>
          <w:rPr>
            <w:rFonts w:ascii="Arial" w:eastAsia="Times New Roman" w:hAnsi="Arial" w:cs="Arial"/>
            <w:b/>
            <w:bCs/>
            <w:color w:val="232323"/>
            <w:sz w:val="20"/>
            <w:szCs w:val="20"/>
          </w:rPr>
          <w:t>PerVista Score</w:t>
        </w:r>
      </w:ins>
    </w:p>
    <w:p w14:paraId="00E11B41" w14:textId="696407AC" w:rsidR="00321075" w:rsidRPr="00321075" w:rsidRDefault="00321075" w:rsidP="00321075">
      <w:pPr>
        <w:shd w:val="clear" w:color="auto" w:fill="FFFFFF"/>
        <w:spacing w:after="100" w:afterAutospacing="1"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sz w:val="24"/>
          <w:szCs w:val="24"/>
        </w:rPr>
        <w:t>Embed integrity</w:t>
      </w:r>
      <w:ins w:id="22" w:author="Vennard Wright" w:date="2022-11-02T10:29:00Z">
        <w:r>
          <w:rPr>
            <w:rFonts w:ascii="Times New Roman" w:eastAsia="Times New Roman" w:hAnsi="Times New Roman" w:cs="Times New Roman"/>
            <w:sz w:val="24"/>
            <w:szCs w:val="24"/>
          </w:rPr>
          <w:t xml:space="preserve"> and confidence</w:t>
        </w:r>
      </w:ins>
      <w:r w:rsidRPr="00321075">
        <w:rPr>
          <w:rFonts w:ascii="Times New Roman" w:eastAsia="Times New Roman" w:hAnsi="Times New Roman" w:cs="Times New Roman"/>
          <w:sz w:val="24"/>
          <w:szCs w:val="24"/>
        </w:rPr>
        <w:t xml:space="preserve"> into your internal operations with </w:t>
      </w:r>
      <w:del w:id="23" w:author="Vennard Wright" w:date="2022-11-02T10:29:00Z">
        <w:r w:rsidRPr="00321075" w:rsidDel="00321075">
          <w:rPr>
            <w:rFonts w:ascii="Times New Roman" w:eastAsia="Times New Roman" w:hAnsi="Times New Roman" w:cs="Times New Roman"/>
            <w:sz w:val="24"/>
            <w:szCs w:val="24"/>
          </w:rPr>
          <w:delText>custom-made</w:delText>
        </w:r>
      </w:del>
      <w:ins w:id="24" w:author="Vennard Wright" w:date="2022-11-02T10:29:00Z">
        <w:r>
          <w:rPr>
            <w:rFonts w:ascii="Times New Roman" w:eastAsia="Times New Roman" w:hAnsi="Times New Roman" w:cs="Times New Roman"/>
            <w:sz w:val="24"/>
            <w:szCs w:val="24"/>
          </w:rPr>
          <w:t xml:space="preserve">visibility into </w:t>
        </w:r>
      </w:ins>
      <w:ins w:id="25" w:author="Vennard Wright" w:date="2022-11-02T10:30:00Z">
        <w:r>
          <w:rPr>
            <w:rFonts w:ascii="Times New Roman" w:eastAsia="Times New Roman" w:hAnsi="Times New Roman" w:cs="Times New Roman"/>
            <w:sz w:val="24"/>
            <w:szCs w:val="24"/>
          </w:rPr>
          <w:t xml:space="preserve">the cyber and technology of your organization through an individualized score that is based on compliance against </w:t>
        </w:r>
      </w:ins>
      <w:ins w:id="26" w:author="Vennard Wright" w:date="2022-11-02T10:31:00Z">
        <w:r>
          <w:rPr>
            <w:rFonts w:ascii="Times New Roman" w:eastAsia="Times New Roman" w:hAnsi="Times New Roman" w:cs="Times New Roman"/>
            <w:sz w:val="24"/>
            <w:szCs w:val="24"/>
          </w:rPr>
          <w:t>recommended</w:t>
        </w:r>
        <w:r w:rsidR="007A26A7">
          <w:rPr>
            <w:rFonts w:ascii="Times New Roman" w:eastAsia="Times New Roman" w:hAnsi="Times New Roman" w:cs="Times New Roman"/>
            <w:sz w:val="24"/>
            <w:szCs w:val="24"/>
          </w:rPr>
          <w:t xml:space="preserve"> policies, </w:t>
        </w:r>
        <w:proofErr w:type="gramStart"/>
        <w:r w:rsidR="007A26A7">
          <w:rPr>
            <w:rFonts w:ascii="Times New Roman" w:eastAsia="Times New Roman" w:hAnsi="Times New Roman" w:cs="Times New Roman"/>
            <w:sz w:val="24"/>
            <w:szCs w:val="24"/>
          </w:rPr>
          <w:t>technology</w:t>
        </w:r>
        <w:proofErr w:type="gramEnd"/>
        <w:r w:rsidR="007A26A7">
          <w:rPr>
            <w:rFonts w:ascii="Times New Roman" w:eastAsia="Times New Roman" w:hAnsi="Times New Roman" w:cs="Times New Roman"/>
            <w:sz w:val="24"/>
            <w:szCs w:val="24"/>
          </w:rPr>
          <w:t xml:space="preserve"> and best practices.</w:t>
        </w:r>
      </w:ins>
      <w:del w:id="27" w:author="Vennard Wright" w:date="2022-11-02T10:31:00Z">
        <w:r w:rsidRPr="00321075" w:rsidDel="007A26A7">
          <w:rPr>
            <w:rFonts w:ascii="Times New Roman" w:eastAsia="Times New Roman" w:hAnsi="Times New Roman" w:cs="Times New Roman"/>
            <w:sz w:val="24"/>
            <w:szCs w:val="24"/>
          </w:rPr>
          <w:delText>, clear-cut, comprehensive policies comprised of proactive compliance and ethics principles.</w:delText>
        </w:r>
      </w:del>
    </w:p>
    <w:p w14:paraId="56DF4AF4" w14:textId="77777777" w:rsidR="00321075" w:rsidRPr="00321075" w:rsidRDefault="00321075" w:rsidP="00321075">
      <w:pPr>
        <w:shd w:val="clear" w:color="auto" w:fill="FFFFFF"/>
        <w:spacing w:line="240" w:lineRule="auto"/>
        <w:jc w:val="center"/>
        <w:rPr>
          <w:rFonts w:ascii="Times New Roman" w:eastAsia="Times New Roman" w:hAnsi="Times New Roman" w:cs="Times New Roman"/>
          <w:sz w:val="24"/>
          <w:szCs w:val="24"/>
        </w:rPr>
      </w:pPr>
    </w:p>
    <w:p w14:paraId="4F4B5147" w14:textId="77777777" w:rsidR="00321075" w:rsidRPr="00321075" w:rsidRDefault="00321075" w:rsidP="00321075">
      <w:pPr>
        <w:spacing w:after="100" w:afterAutospacing="1" w:line="240" w:lineRule="auto"/>
        <w:jc w:val="center"/>
        <w:outlineLvl w:val="1"/>
        <w:rPr>
          <w:rFonts w:ascii="Open Sans" w:eastAsia="Times New Roman" w:hAnsi="Open Sans" w:cs="Times New Roman"/>
          <w:b/>
          <w:bCs/>
          <w:color w:val="383939"/>
          <w:sz w:val="66"/>
          <w:szCs w:val="66"/>
        </w:rPr>
      </w:pPr>
      <w:r w:rsidRPr="00321075">
        <w:rPr>
          <w:rFonts w:ascii="Open Sans" w:eastAsia="Times New Roman" w:hAnsi="Open Sans" w:cs="Times New Roman"/>
          <w:b/>
          <w:bCs/>
          <w:color w:val="CC2B25"/>
          <w:sz w:val="66"/>
          <w:szCs w:val="66"/>
        </w:rPr>
        <w:t>Secure.</w:t>
      </w:r>
      <w:r w:rsidRPr="00321075">
        <w:rPr>
          <w:rFonts w:ascii="Open Sans" w:eastAsia="Times New Roman" w:hAnsi="Open Sans" w:cs="Times New Roman"/>
          <w:b/>
          <w:bCs/>
          <w:color w:val="383939"/>
          <w:sz w:val="66"/>
          <w:szCs w:val="66"/>
        </w:rPr>
        <w:t> Trusted Proven</w:t>
      </w:r>
    </w:p>
    <w:p w14:paraId="1779DF8C" w14:textId="15652824" w:rsidR="00321075" w:rsidRPr="00321075" w:rsidRDefault="00321075" w:rsidP="00321075">
      <w:pPr>
        <w:spacing w:after="1350" w:line="240" w:lineRule="auto"/>
        <w:jc w:val="center"/>
        <w:rPr>
          <w:rFonts w:ascii="Times New Roman" w:eastAsia="Times New Roman" w:hAnsi="Times New Roman" w:cs="Times New Roman"/>
          <w:sz w:val="38"/>
          <w:szCs w:val="38"/>
        </w:rPr>
      </w:pPr>
      <w:r w:rsidRPr="00321075">
        <w:rPr>
          <w:rFonts w:ascii="Times New Roman" w:eastAsia="Times New Roman" w:hAnsi="Times New Roman" w:cs="Times New Roman"/>
          <w:sz w:val="38"/>
          <w:szCs w:val="38"/>
        </w:rPr>
        <w:t xml:space="preserve">The One Stop Shop for </w:t>
      </w:r>
      <w:del w:id="28" w:author="Vennard Wright" w:date="2022-11-02T10:31:00Z">
        <w:r w:rsidRPr="00321075" w:rsidDel="007A26A7">
          <w:rPr>
            <w:rFonts w:ascii="Times New Roman" w:eastAsia="Times New Roman" w:hAnsi="Times New Roman" w:cs="Times New Roman"/>
            <w:sz w:val="38"/>
            <w:szCs w:val="38"/>
          </w:rPr>
          <w:delText>Small Business Growth &amp; Resiliency</w:delText>
        </w:r>
      </w:del>
      <w:ins w:id="29" w:author="Vennard Wright" w:date="2022-11-02T10:31:00Z">
        <w:r w:rsidR="007A26A7">
          <w:rPr>
            <w:rFonts w:ascii="Times New Roman" w:eastAsia="Times New Roman" w:hAnsi="Times New Roman" w:cs="Times New Roman"/>
            <w:sz w:val="38"/>
            <w:szCs w:val="38"/>
          </w:rPr>
          <w:t>M</w:t>
        </w:r>
      </w:ins>
      <w:ins w:id="30" w:author="Vennard Wright" w:date="2022-11-02T10:32:00Z">
        <w:r w:rsidR="007A26A7">
          <w:rPr>
            <w:rFonts w:ascii="Times New Roman" w:eastAsia="Times New Roman" w:hAnsi="Times New Roman" w:cs="Times New Roman"/>
            <w:sz w:val="38"/>
            <w:szCs w:val="38"/>
          </w:rPr>
          <w:t>idmarket Technology</w:t>
        </w:r>
      </w:ins>
    </w:p>
    <w:p w14:paraId="3981ADAA" w14:textId="77777777" w:rsidR="00321075" w:rsidRPr="00321075" w:rsidRDefault="00321075" w:rsidP="00321075">
      <w:pPr>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sz w:val="24"/>
          <w:szCs w:val="24"/>
        </w:rPr>
        <w:t>Previous</w:t>
      </w:r>
    </w:p>
    <w:p w14:paraId="3EF02840" w14:textId="62AA3F16" w:rsidR="00321075" w:rsidRPr="00321075" w:rsidRDefault="00321075" w:rsidP="00321075">
      <w:pPr>
        <w:shd w:val="clear" w:color="auto" w:fill="FFFFFF"/>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drawing>
          <wp:inline distT="0" distB="0" distL="0" distR="0" wp14:anchorId="504433FF" wp14:editId="3592FABF">
            <wp:extent cx="4465320" cy="2026920"/>
            <wp:effectExtent l="0" t="0" r="0" b="0"/>
            <wp:docPr id="26" name="Picture 26" descr="Card image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d image ca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5320" cy="2026920"/>
                    </a:xfrm>
                    <a:prstGeom prst="rect">
                      <a:avLst/>
                    </a:prstGeom>
                    <a:noFill/>
                    <a:ln>
                      <a:noFill/>
                    </a:ln>
                  </pic:spPr>
                </pic:pic>
              </a:graphicData>
            </a:graphic>
          </wp:inline>
        </w:drawing>
      </w:r>
    </w:p>
    <w:p w14:paraId="1E4502C2" w14:textId="77777777" w:rsidR="00321075" w:rsidRPr="00321075" w:rsidRDefault="00321075" w:rsidP="00321075">
      <w:pPr>
        <w:shd w:val="clear" w:color="auto" w:fill="FFFFFF"/>
        <w:spacing w:before="1215" w:after="100" w:afterAutospacing="1" w:line="240" w:lineRule="auto"/>
        <w:ind w:left="1748"/>
        <w:jc w:val="center"/>
        <w:outlineLvl w:val="2"/>
        <w:rPr>
          <w:rFonts w:ascii="Arial" w:eastAsia="Times New Roman" w:hAnsi="Arial" w:cs="Arial"/>
          <w:b/>
          <w:bCs/>
          <w:color w:val="FFFFFF"/>
          <w:sz w:val="27"/>
          <w:szCs w:val="27"/>
        </w:rPr>
      </w:pPr>
      <w:r w:rsidRPr="00321075">
        <w:rPr>
          <w:rFonts w:ascii="Arial" w:eastAsia="Times New Roman" w:hAnsi="Arial" w:cs="Arial"/>
          <w:b/>
          <w:bCs/>
          <w:color w:val="FFFFFF"/>
          <w:sz w:val="27"/>
          <w:szCs w:val="27"/>
        </w:rPr>
        <w:t>Webinars + Talk</w:t>
      </w:r>
    </w:p>
    <w:p w14:paraId="58878858" w14:textId="7E45BF32" w:rsidR="00321075" w:rsidRPr="00321075" w:rsidRDefault="00321075" w:rsidP="00321075">
      <w:pPr>
        <w:shd w:val="clear" w:color="auto" w:fill="F2F2F2"/>
        <w:spacing w:after="100" w:afterAutospacing="1" w:line="240" w:lineRule="auto"/>
        <w:jc w:val="center"/>
        <w:textAlignment w:val="top"/>
        <w:outlineLvl w:val="3"/>
        <w:rPr>
          <w:rFonts w:ascii="Arial" w:eastAsia="Times New Roman" w:hAnsi="Arial" w:cs="Arial"/>
          <w:b/>
          <w:bCs/>
          <w:color w:val="222222"/>
          <w:sz w:val="24"/>
          <w:szCs w:val="24"/>
        </w:rPr>
      </w:pPr>
      <w:r w:rsidRPr="00321075">
        <w:rPr>
          <w:rFonts w:ascii="Arial" w:eastAsia="Times New Roman" w:hAnsi="Arial" w:cs="Arial"/>
          <w:b/>
          <w:bCs/>
          <w:color w:val="222222"/>
          <w:sz w:val="24"/>
          <w:szCs w:val="24"/>
        </w:rPr>
        <w:t>PerVista Simplifies Le</w:t>
      </w:r>
      <w:ins w:id="31" w:author="Vennard Wright" w:date="2022-11-02T10:32:00Z">
        <w:r w:rsidR="007A26A7">
          <w:rPr>
            <w:rFonts w:ascii="Arial" w:eastAsia="Times New Roman" w:hAnsi="Arial" w:cs="Arial"/>
            <w:b/>
            <w:bCs/>
            <w:color w:val="222222"/>
            <w:sz w:val="24"/>
            <w:szCs w:val="24"/>
          </w:rPr>
          <w:t>a</w:t>
        </w:r>
      </w:ins>
      <w:r w:rsidRPr="00321075">
        <w:rPr>
          <w:rFonts w:ascii="Arial" w:eastAsia="Times New Roman" w:hAnsi="Arial" w:cs="Arial"/>
          <w:b/>
          <w:bCs/>
          <w:color w:val="222222"/>
          <w:sz w:val="24"/>
          <w:szCs w:val="24"/>
        </w:rPr>
        <w:t>rning</w:t>
      </w:r>
    </w:p>
    <w:p w14:paraId="628676D4" w14:textId="3D88A586" w:rsidR="00321075" w:rsidRPr="00321075" w:rsidRDefault="00321075" w:rsidP="00321075">
      <w:pPr>
        <w:shd w:val="clear" w:color="auto" w:fill="F2F2F2"/>
        <w:spacing w:after="100" w:afterAutospacing="1" w:line="240" w:lineRule="auto"/>
        <w:jc w:val="center"/>
        <w:textAlignment w:val="top"/>
        <w:outlineLvl w:val="5"/>
        <w:rPr>
          <w:rFonts w:ascii="Arial" w:eastAsia="Times New Roman" w:hAnsi="Arial" w:cs="Arial"/>
          <w:color w:val="222222"/>
          <w:sz w:val="15"/>
          <w:szCs w:val="15"/>
        </w:rPr>
      </w:pPr>
      <w:del w:id="32" w:author="Vennard Wright" w:date="2022-11-02T10:41:00Z">
        <w:r w:rsidRPr="00321075" w:rsidDel="007A26A7">
          <w:rPr>
            <w:rFonts w:ascii="Arial" w:eastAsia="Times New Roman" w:hAnsi="Arial" w:cs="Arial"/>
            <w:color w:val="222222"/>
            <w:sz w:val="15"/>
            <w:szCs w:val="15"/>
          </w:rPr>
          <w:lastRenderedPageBreak/>
          <w:delText>Some quick example text to build on the card title and make up the bulk of the card's content</w:delText>
        </w:r>
      </w:del>
      <w:ins w:id="33" w:author="Vennard Wright" w:date="2022-11-02T10:41:00Z">
        <w:r w:rsidR="007A26A7">
          <w:rPr>
            <w:rFonts w:ascii="Arial" w:eastAsia="Times New Roman" w:hAnsi="Arial" w:cs="Arial"/>
            <w:color w:val="222222"/>
            <w:sz w:val="15"/>
            <w:szCs w:val="15"/>
          </w:rPr>
          <w:t xml:space="preserve">Gain access to </w:t>
        </w:r>
        <w:r w:rsidR="002C1D2D">
          <w:rPr>
            <w:rFonts w:ascii="Arial" w:eastAsia="Times New Roman" w:hAnsi="Arial" w:cs="Arial"/>
            <w:color w:val="222222"/>
            <w:sz w:val="15"/>
            <w:szCs w:val="15"/>
          </w:rPr>
          <w:t>technology based content that simplifies the latest IT developments</w:t>
        </w:r>
      </w:ins>
      <w:r w:rsidRPr="00321075">
        <w:rPr>
          <w:rFonts w:ascii="Arial" w:eastAsia="Times New Roman" w:hAnsi="Arial" w:cs="Arial"/>
          <w:color w:val="222222"/>
          <w:sz w:val="15"/>
          <w:szCs w:val="15"/>
        </w:rPr>
        <w:t>.</w:t>
      </w:r>
    </w:p>
    <w:p w14:paraId="5B897B34" w14:textId="77777777" w:rsidR="00321075" w:rsidRPr="00321075" w:rsidRDefault="00321075" w:rsidP="00321075">
      <w:pPr>
        <w:shd w:val="clear" w:color="auto" w:fill="F2F2F2"/>
        <w:spacing w:line="240" w:lineRule="auto"/>
        <w:jc w:val="center"/>
        <w:textAlignment w:val="top"/>
        <w:rPr>
          <w:rFonts w:ascii="Times New Roman" w:eastAsia="Times New Roman" w:hAnsi="Times New Roman" w:cs="Times New Roman"/>
          <w:sz w:val="24"/>
          <w:szCs w:val="24"/>
        </w:rPr>
      </w:pPr>
      <w:hyperlink r:id="rId23" w:history="1">
        <w:r w:rsidRPr="00321075">
          <w:rPr>
            <w:rFonts w:ascii="Times New Roman" w:eastAsia="Times New Roman" w:hAnsi="Times New Roman" w:cs="Times New Roman"/>
            <w:b/>
            <w:bCs/>
            <w:color w:val="000000"/>
            <w:sz w:val="24"/>
            <w:szCs w:val="24"/>
            <w:u w:val="single"/>
          </w:rPr>
          <w:t>Read More</w:t>
        </w:r>
      </w:hyperlink>
    </w:p>
    <w:p w14:paraId="44487213" w14:textId="351E6072" w:rsidR="00321075" w:rsidRPr="00321075" w:rsidRDefault="00321075" w:rsidP="00321075">
      <w:pPr>
        <w:shd w:val="clear" w:color="auto" w:fill="FFFFFF"/>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drawing>
          <wp:inline distT="0" distB="0" distL="0" distR="0" wp14:anchorId="638BAE07" wp14:editId="7BF9B193">
            <wp:extent cx="4465320" cy="2026920"/>
            <wp:effectExtent l="0" t="0" r="0" b="0"/>
            <wp:docPr id="25" name="Picture 25" descr="Card image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rd image ca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5320" cy="2026920"/>
                    </a:xfrm>
                    <a:prstGeom prst="rect">
                      <a:avLst/>
                    </a:prstGeom>
                    <a:noFill/>
                    <a:ln>
                      <a:noFill/>
                    </a:ln>
                  </pic:spPr>
                </pic:pic>
              </a:graphicData>
            </a:graphic>
          </wp:inline>
        </w:drawing>
      </w:r>
    </w:p>
    <w:p w14:paraId="2A4D2A3B" w14:textId="77777777" w:rsidR="00321075" w:rsidRPr="00321075" w:rsidRDefault="00321075" w:rsidP="00321075">
      <w:pPr>
        <w:shd w:val="clear" w:color="auto" w:fill="FFFFFF"/>
        <w:spacing w:before="1215" w:after="100" w:afterAutospacing="1" w:line="240" w:lineRule="auto"/>
        <w:ind w:left="1748"/>
        <w:outlineLvl w:val="2"/>
        <w:rPr>
          <w:rFonts w:ascii="Arial" w:eastAsia="Times New Roman" w:hAnsi="Arial" w:cs="Arial"/>
          <w:b/>
          <w:bCs/>
          <w:color w:val="FFFFFF"/>
          <w:sz w:val="27"/>
          <w:szCs w:val="27"/>
        </w:rPr>
      </w:pPr>
      <w:r w:rsidRPr="00321075">
        <w:rPr>
          <w:rFonts w:ascii="Arial" w:eastAsia="Times New Roman" w:hAnsi="Arial" w:cs="Arial"/>
          <w:b/>
          <w:bCs/>
          <w:color w:val="FFFFFF"/>
          <w:sz w:val="27"/>
          <w:szCs w:val="27"/>
        </w:rPr>
        <w:t>    Products</w:t>
      </w:r>
    </w:p>
    <w:p w14:paraId="6D59DF6A" w14:textId="39CE1D09" w:rsidR="00321075" w:rsidRPr="00321075" w:rsidRDefault="00321075" w:rsidP="00321075">
      <w:pPr>
        <w:shd w:val="clear" w:color="auto" w:fill="F2F2F2"/>
        <w:spacing w:after="100" w:afterAutospacing="1" w:line="240" w:lineRule="auto"/>
        <w:jc w:val="center"/>
        <w:textAlignment w:val="top"/>
        <w:outlineLvl w:val="3"/>
        <w:rPr>
          <w:rFonts w:ascii="Arial" w:eastAsia="Times New Roman" w:hAnsi="Arial" w:cs="Arial"/>
          <w:b/>
          <w:bCs/>
          <w:color w:val="222222"/>
          <w:sz w:val="24"/>
          <w:szCs w:val="24"/>
        </w:rPr>
      </w:pPr>
      <w:r w:rsidRPr="00321075">
        <w:rPr>
          <w:rFonts w:ascii="Arial" w:eastAsia="Times New Roman" w:hAnsi="Arial" w:cs="Arial"/>
          <w:b/>
          <w:bCs/>
          <w:color w:val="222222"/>
          <w:sz w:val="24"/>
          <w:szCs w:val="24"/>
        </w:rPr>
        <w:t>PerVista Identifies IT Expert</w:t>
      </w:r>
      <w:ins w:id="34" w:author="Vennard Wright" w:date="2022-11-02T10:32:00Z">
        <w:r w:rsidR="007A26A7">
          <w:rPr>
            <w:rFonts w:ascii="Arial" w:eastAsia="Times New Roman" w:hAnsi="Arial" w:cs="Arial"/>
            <w:b/>
            <w:bCs/>
            <w:color w:val="222222"/>
            <w:sz w:val="24"/>
            <w:szCs w:val="24"/>
          </w:rPr>
          <w:t>s</w:t>
        </w:r>
      </w:ins>
    </w:p>
    <w:p w14:paraId="2BDCD860" w14:textId="37BF1FB0" w:rsidR="00321075" w:rsidRPr="00321075" w:rsidRDefault="00321075" w:rsidP="00321075">
      <w:pPr>
        <w:shd w:val="clear" w:color="auto" w:fill="F2F2F2"/>
        <w:spacing w:after="100" w:afterAutospacing="1" w:line="240" w:lineRule="auto"/>
        <w:jc w:val="center"/>
        <w:textAlignment w:val="top"/>
        <w:outlineLvl w:val="5"/>
        <w:rPr>
          <w:rFonts w:ascii="Arial" w:eastAsia="Times New Roman" w:hAnsi="Arial" w:cs="Arial"/>
          <w:color w:val="222222"/>
          <w:sz w:val="15"/>
          <w:szCs w:val="15"/>
        </w:rPr>
      </w:pPr>
      <w:del w:id="35" w:author="Vennard Wright" w:date="2022-11-02T10:42:00Z">
        <w:r w:rsidRPr="00321075" w:rsidDel="002C1D2D">
          <w:rPr>
            <w:rFonts w:ascii="Arial" w:eastAsia="Times New Roman" w:hAnsi="Arial" w:cs="Arial"/>
            <w:color w:val="222222"/>
            <w:sz w:val="15"/>
            <w:szCs w:val="15"/>
          </w:rPr>
          <w:delText>Some quick example text to build on the card title and make up the bulk of the card's conten</w:delText>
        </w:r>
      </w:del>
      <w:ins w:id="36" w:author="Vennard Wright" w:date="2022-11-02T10:42:00Z">
        <w:r w:rsidR="002C1D2D">
          <w:rPr>
            <w:rFonts w:ascii="Arial" w:eastAsia="Times New Roman" w:hAnsi="Arial" w:cs="Arial"/>
            <w:color w:val="222222"/>
            <w:sz w:val="15"/>
            <w:szCs w:val="15"/>
          </w:rPr>
          <w:t>Curated access between midmarket organization and proven IT professionals</w:t>
        </w:r>
      </w:ins>
      <w:del w:id="37" w:author="Vennard Wright" w:date="2022-11-02T10:42:00Z">
        <w:r w:rsidRPr="00321075" w:rsidDel="002C1D2D">
          <w:rPr>
            <w:rFonts w:ascii="Arial" w:eastAsia="Times New Roman" w:hAnsi="Arial" w:cs="Arial"/>
            <w:color w:val="222222"/>
            <w:sz w:val="15"/>
            <w:szCs w:val="15"/>
          </w:rPr>
          <w:delText>t</w:delText>
        </w:r>
      </w:del>
      <w:r w:rsidRPr="00321075">
        <w:rPr>
          <w:rFonts w:ascii="Arial" w:eastAsia="Times New Roman" w:hAnsi="Arial" w:cs="Arial"/>
          <w:color w:val="222222"/>
          <w:sz w:val="15"/>
          <w:szCs w:val="15"/>
        </w:rPr>
        <w:t>.</w:t>
      </w:r>
    </w:p>
    <w:p w14:paraId="52659FE2" w14:textId="77777777" w:rsidR="00321075" w:rsidRPr="00321075" w:rsidRDefault="00321075" w:rsidP="00321075">
      <w:pPr>
        <w:shd w:val="clear" w:color="auto" w:fill="F2F2F2"/>
        <w:spacing w:line="240" w:lineRule="auto"/>
        <w:jc w:val="center"/>
        <w:textAlignment w:val="top"/>
        <w:rPr>
          <w:rFonts w:ascii="Times New Roman" w:eastAsia="Times New Roman" w:hAnsi="Times New Roman" w:cs="Times New Roman"/>
          <w:sz w:val="24"/>
          <w:szCs w:val="24"/>
        </w:rPr>
      </w:pPr>
      <w:hyperlink r:id="rId25" w:history="1">
        <w:r w:rsidRPr="00321075">
          <w:rPr>
            <w:rFonts w:ascii="Times New Roman" w:eastAsia="Times New Roman" w:hAnsi="Times New Roman" w:cs="Times New Roman"/>
            <w:b/>
            <w:bCs/>
            <w:color w:val="000000"/>
            <w:sz w:val="24"/>
            <w:szCs w:val="24"/>
            <w:u w:val="single"/>
          </w:rPr>
          <w:t>Read More</w:t>
        </w:r>
      </w:hyperlink>
    </w:p>
    <w:p w14:paraId="1FB3861B" w14:textId="48C1D6F5" w:rsidR="00321075" w:rsidRPr="00321075" w:rsidRDefault="00321075" w:rsidP="00321075">
      <w:pPr>
        <w:shd w:val="clear" w:color="auto" w:fill="FFFFFF"/>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drawing>
          <wp:inline distT="0" distB="0" distL="0" distR="0" wp14:anchorId="00A02E12" wp14:editId="1E734F9C">
            <wp:extent cx="4465320" cy="2026920"/>
            <wp:effectExtent l="0" t="0" r="0" b="0"/>
            <wp:docPr id="24" name="Picture 24" descr="Card image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rd image ca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5320" cy="2026920"/>
                    </a:xfrm>
                    <a:prstGeom prst="rect">
                      <a:avLst/>
                    </a:prstGeom>
                    <a:noFill/>
                    <a:ln>
                      <a:noFill/>
                    </a:ln>
                  </pic:spPr>
                </pic:pic>
              </a:graphicData>
            </a:graphic>
          </wp:inline>
        </w:drawing>
      </w:r>
    </w:p>
    <w:p w14:paraId="452C8DF4" w14:textId="77777777" w:rsidR="00321075" w:rsidRPr="00321075" w:rsidRDefault="00321075" w:rsidP="00321075">
      <w:pPr>
        <w:shd w:val="clear" w:color="auto" w:fill="FFFFFF"/>
        <w:spacing w:before="1215" w:after="100" w:afterAutospacing="1" w:line="240" w:lineRule="auto"/>
        <w:ind w:left="1748"/>
        <w:outlineLvl w:val="2"/>
        <w:rPr>
          <w:rFonts w:ascii="Arial" w:eastAsia="Times New Roman" w:hAnsi="Arial" w:cs="Arial"/>
          <w:b/>
          <w:bCs/>
          <w:color w:val="FFFFFF"/>
          <w:sz w:val="27"/>
          <w:szCs w:val="27"/>
        </w:rPr>
      </w:pPr>
      <w:r w:rsidRPr="00321075">
        <w:rPr>
          <w:rFonts w:ascii="Arial" w:eastAsia="Times New Roman" w:hAnsi="Arial" w:cs="Arial"/>
          <w:b/>
          <w:bCs/>
          <w:color w:val="FFFFFF"/>
          <w:sz w:val="27"/>
          <w:szCs w:val="27"/>
        </w:rPr>
        <w:t>    Projects</w:t>
      </w:r>
    </w:p>
    <w:p w14:paraId="594EA2CE" w14:textId="1485D2C0" w:rsidR="00321075" w:rsidRPr="00321075" w:rsidRDefault="00321075" w:rsidP="00321075">
      <w:pPr>
        <w:shd w:val="clear" w:color="auto" w:fill="F2F2F2"/>
        <w:spacing w:after="100" w:afterAutospacing="1" w:line="240" w:lineRule="auto"/>
        <w:jc w:val="center"/>
        <w:textAlignment w:val="top"/>
        <w:outlineLvl w:val="3"/>
        <w:rPr>
          <w:rFonts w:ascii="Arial" w:eastAsia="Times New Roman" w:hAnsi="Arial" w:cs="Arial"/>
          <w:b/>
          <w:bCs/>
          <w:color w:val="222222"/>
          <w:sz w:val="24"/>
          <w:szCs w:val="24"/>
        </w:rPr>
      </w:pPr>
      <w:r w:rsidRPr="00321075">
        <w:rPr>
          <w:rFonts w:ascii="Arial" w:eastAsia="Times New Roman" w:hAnsi="Arial" w:cs="Arial"/>
          <w:b/>
          <w:bCs/>
          <w:color w:val="222222"/>
          <w:sz w:val="24"/>
          <w:szCs w:val="24"/>
        </w:rPr>
        <w:t>PerVista Identifies IT Expert</w:t>
      </w:r>
      <w:ins w:id="38" w:author="Vennard Wright" w:date="2022-11-02T10:32:00Z">
        <w:r w:rsidR="007A26A7">
          <w:rPr>
            <w:rFonts w:ascii="Arial" w:eastAsia="Times New Roman" w:hAnsi="Arial" w:cs="Arial"/>
            <w:b/>
            <w:bCs/>
            <w:color w:val="222222"/>
            <w:sz w:val="24"/>
            <w:szCs w:val="24"/>
          </w:rPr>
          <w:t>s</w:t>
        </w:r>
      </w:ins>
    </w:p>
    <w:p w14:paraId="38C89885" w14:textId="77777777" w:rsidR="00321075" w:rsidRPr="00321075" w:rsidRDefault="00321075" w:rsidP="00321075">
      <w:pPr>
        <w:shd w:val="clear" w:color="auto" w:fill="F2F2F2"/>
        <w:spacing w:after="100" w:afterAutospacing="1" w:line="240" w:lineRule="auto"/>
        <w:jc w:val="center"/>
        <w:textAlignment w:val="top"/>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lastRenderedPageBreak/>
        <w:t>Some quick example text to build on the card title and make up the bulk of the card's content.</w:t>
      </w:r>
    </w:p>
    <w:p w14:paraId="028FFE70" w14:textId="77777777" w:rsidR="00321075" w:rsidRPr="00321075" w:rsidRDefault="00321075" w:rsidP="00321075">
      <w:pPr>
        <w:shd w:val="clear" w:color="auto" w:fill="F2F2F2"/>
        <w:spacing w:line="240" w:lineRule="auto"/>
        <w:jc w:val="center"/>
        <w:textAlignment w:val="top"/>
        <w:rPr>
          <w:rFonts w:ascii="Times New Roman" w:eastAsia="Times New Roman" w:hAnsi="Times New Roman" w:cs="Times New Roman"/>
          <w:sz w:val="24"/>
          <w:szCs w:val="24"/>
        </w:rPr>
      </w:pPr>
      <w:hyperlink r:id="rId26" w:history="1">
        <w:r w:rsidRPr="00321075">
          <w:rPr>
            <w:rFonts w:ascii="Times New Roman" w:eastAsia="Times New Roman" w:hAnsi="Times New Roman" w:cs="Times New Roman"/>
            <w:b/>
            <w:bCs/>
            <w:color w:val="000000"/>
            <w:sz w:val="24"/>
            <w:szCs w:val="24"/>
            <w:u w:val="single"/>
          </w:rPr>
          <w:t>Read More</w:t>
        </w:r>
      </w:hyperlink>
    </w:p>
    <w:p w14:paraId="6920B32D" w14:textId="34B92534" w:rsidR="00321075" w:rsidRPr="00321075" w:rsidRDefault="00321075" w:rsidP="00321075">
      <w:pPr>
        <w:shd w:val="clear" w:color="auto" w:fill="FFFFFF"/>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drawing>
          <wp:inline distT="0" distB="0" distL="0" distR="0" wp14:anchorId="1C140EC1" wp14:editId="0E2B7877">
            <wp:extent cx="4465320" cy="2026920"/>
            <wp:effectExtent l="0" t="0" r="0" b="0"/>
            <wp:docPr id="23" name="Picture 23" descr="Card image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rd image ca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5320" cy="2026920"/>
                    </a:xfrm>
                    <a:prstGeom prst="rect">
                      <a:avLst/>
                    </a:prstGeom>
                    <a:noFill/>
                    <a:ln>
                      <a:noFill/>
                    </a:ln>
                  </pic:spPr>
                </pic:pic>
              </a:graphicData>
            </a:graphic>
          </wp:inline>
        </w:drawing>
      </w:r>
    </w:p>
    <w:p w14:paraId="2686B0CD" w14:textId="77777777" w:rsidR="00321075" w:rsidRPr="00321075" w:rsidRDefault="00321075" w:rsidP="00321075">
      <w:pPr>
        <w:shd w:val="clear" w:color="auto" w:fill="FFFFFF"/>
        <w:spacing w:before="1215" w:after="100" w:afterAutospacing="1" w:line="240" w:lineRule="auto"/>
        <w:ind w:left="1748"/>
        <w:outlineLvl w:val="2"/>
        <w:rPr>
          <w:rFonts w:ascii="Arial" w:eastAsia="Times New Roman" w:hAnsi="Arial" w:cs="Arial"/>
          <w:b/>
          <w:bCs/>
          <w:color w:val="FFFFFF"/>
          <w:sz w:val="27"/>
          <w:szCs w:val="27"/>
        </w:rPr>
      </w:pPr>
      <w:r w:rsidRPr="00321075">
        <w:rPr>
          <w:rFonts w:ascii="Arial" w:eastAsia="Times New Roman" w:hAnsi="Arial" w:cs="Arial"/>
          <w:b/>
          <w:bCs/>
          <w:color w:val="FFFFFF"/>
          <w:sz w:val="27"/>
          <w:szCs w:val="27"/>
        </w:rPr>
        <w:t>    Projects</w:t>
      </w:r>
    </w:p>
    <w:p w14:paraId="18395EB9" w14:textId="2A05BF7A" w:rsidR="00321075" w:rsidRPr="00321075" w:rsidRDefault="00321075" w:rsidP="00321075">
      <w:pPr>
        <w:shd w:val="clear" w:color="auto" w:fill="F2F2F2"/>
        <w:spacing w:after="100" w:afterAutospacing="1" w:line="240" w:lineRule="auto"/>
        <w:jc w:val="center"/>
        <w:textAlignment w:val="top"/>
        <w:outlineLvl w:val="3"/>
        <w:rPr>
          <w:rFonts w:ascii="Arial" w:eastAsia="Times New Roman" w:hAnsi="Arial" w:cs="Arial"/>
          <w:b/>
          <w:bCs/>
          <w:color w:val="222222"/>
          <w:sz w:val="24"/>
          <w:szCs w:val="24"/>
        </w:rPr>
      </w:pPr>
      <w:r w:rsidRPr="00321075">
        <w:rPr>
          <w:rFonts w:ascii="Arial" w:eastAsia="Times New Roman" w:hAnsi="Arial" w:cs="Arial"/>
          <w:b/>
          <w:bCs/>
          <w:color w:val="222222"/>
          <w:sz w:val="24"/>
          <w:szCs w:val="24"/>
        </w:rPr>
        <w:t xml:space="preserve">PerVista Identifies It </w:t>
      </w:r>
      <w:del w:id="39" w:author="Vennard Wright" w:date="2022-11-02T10:32:00Z">
        <w:r w:rsidRPr="00321075" w:rsidDel="007A26A7">
          <w:rPr>
            <w:rFonts w:ascii="Arial" w:eastAsia="Times New Roman" w:hAnsi="Arial" w:cs="Arial"/>
            <w:b/>
            <w:bCs/>
            <w:color w:val="222222"/>
            <w:sz w:val="24"/>
            <w:szCs w:val="24"/>
          </w:rPr>
          <w:delText>Experst</w:delText>
        </w:r>
      </w:del>
      <w:ins w:id="40" w:author="Vennard Wright" w:date="2022-11-02T10:32:00Z">
        <w:r w:rsidR="007A26A7" w:rsidRPr="00321075">
          <w:rPr>
            <w:rFonts w:ascii="Arial" w:eastAsia="Times New Roman" w:hAnsi="Arial" w:cs="Arial"/>
            <w:b/>
            <w:bCs/>
            <w:color w:val="222222"/>
            <w:sz w:val="24"/>
            <w:szCs w:val="24"/>
          </w:rPr>
          <w:t>Exper</w:t>
        </w:r>
        <w:r w:rsidR="007A26A7">
          <w:rPr>
            <w:rFonts w:ascii="Arial" w:eastAsia="Times New Roman" w:hAnsi="Arial" w:cs="Arial"/>
            <w:b/>
            <w:bCs/>
            <w:color w:val="222222"/>
            <w:sz w:val="24"/>
            <w:szCs w:val="24"/>
          </w:rPr>
          <w:t>ts</w:t>
        </w:r>
      </w:ins>
    </w:p>
    <w:p w14:paraId="6BF3A629" w14:textId="77777777" w:rsidR="00321075" w:rsidRPr="00321075" w:rsidRDefault="00321075" w:rsidP="00321075">
      <w:pPr>
        <w:shd w:val="clear" w:color="auto" w:fill="F2F2F2"/>
        <w:spacing w:after="100" w:afterAutospacing="1" w:line="240" w:lineRule="auto"/>
        <w:jc w:val="center"/>
        <w:textAlignment w:val="top"/>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Some quick example text to build on the card title and make up the bulk of the card's content.</w:t>
      </w:r>
    </w:p>
    <w:p w14:paraId="7D3A739E" w14:textId="77777777" w:rsidR="00321075" w:rsidRPr="00321075" w:rsidRDefault="00321075" w:rsidP="00321075">
      <w:pPr>
        <w:shd w:val="clear" w:color="auto" w:fill="F2F2F2"/>
        <w:spacing w:line="240" w:lineRule="auto"/>
        <w:jc w:val="center"/>
        <w:textAlignment w:val="top"/>
        <w:rPr>
          <w:rFonts w:ascii="Times New Roman" w:eastAsia="Times New Roman" w:hAnsi="Times New Roman" w:cs="Times New Roman"/>
          <w:sz w:val="24"/>
          <w:szCs w:val="24"/>
        </w:rPr>
      </w:pPr>
      <w:hyperlink r:id="rId28" w:history="1">
        <w:r w:rsidRPr="00321075">
          <w:rPr>
            <w:rFonts w:ascii="Times New Roman" w:eastAsia="Times New Roman" w:hAnsi="Times New Roman" w:cs="Times New Roman"/>
            <w:b/>
            <w:bCs/>
            <w:color w:val="000000"/>
            <w:sz w:val="24"/>
            <w:szCs w:val="24"/>
            <w:u w:val="single"/>
          </w:rPr>
          <w:t>Read More</w:t>
        </w:r>
      </w:hyperlink>
    </w:p>
    <w:p w14:paraId="46727700" w14:textId="7FDC4697" w:rsidR="00321075" w:rsidRPr="00321075" w:rsidRDefault="00321075" w:rsidP="00321075">
      <w:pPr>
        <w:shd w:val="clear" w:color="auto" w:fill="FFFFFF"/>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drawing>
          <wp:inline distT="0" distB="0" distL="0" distR="0" wp14:anchorId="4886CE04" wp14:editId="557836D4">
            <wp:extent cx="4465320" cy="2026920"/>
            <wp:effectExtent l="0" t="0" r="0" b="0"/>
            <wp:docPr id="22" name="Picture 22" descr="Card image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rd image ca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5320" cy="2026920"/>
                    </a:xfrm>
                    <a:prstGeom prst="rect">
                      <a:avLst/>
                    </a:prstGeom>
                    <a:noFill/>
                    <a:ln>
                      <a:noFill/>
                    </a:ln>
                  </pic:spPr>
                </pic:pic>
              </a:graphicData>
            </a:graphic>
          </wp:inline>
        </w:drawing>
      </w:r>
    </w:p>
    <w:p w14:paraId="304C058E" w14:textId="77777777" w:rsidR="00321075" w:rsidRPr="00321075" w:rsidRDefault="00321075" w:rsidP="00321075">
      <w:pPr>
        <w:shd w:val="clear" w:color="auto" w:fill="FFFFFF"/>
        <w:spacing w:before="1215" w:after="100" w:afterAutospacing="1" w:line="240" w:lineRule="auto"/>
        <w:ind w:left="1748"/>
        <w:jc w:val="center"/>
        <w:outlineLvl w:val="2"/>
        <w:rPr>
          <w:rFonts w:ascii="Arial" w:eastAsia="Times New Roman" w:hAnsi="Arial" w:cs="Arial"/>
          <w:b/>
          <w:bCs/>
          <w:color w:val="FFFFFF"/>
          <w:sz w:val="27"/>
          <w:szCs w:val="27"/>
        </w:rPr>
      </w:pPr>
      <w:r w:rsidRPr="00321075">
        <w:rPr>
          <w:rFonts w:ascii="Arial" w:eastAsia="Times New Roman" w:hAnsi="Arial" w:cs="Arial"/>
          <w:b/>
          <w:bCs/>
          <w:color w:val="FFFFFF"/>
          <w:sz w:val="27"/>
          <w:szCs w:val="27"/>
        </w:rPr>
        <w:t>Webinars + Talk</w:t>
      </w:r>
    </w:p>
    <w:p w14:paraId="6F7DE828" w14:textId="44F668E8" w:rsidR="00321075" w:rsidRPr="00321075" w:rsidRDefault="00321075" w:rsidP="00321075">
      <w:pPr>
        <w:shd w:val="clear" w:color="auto" w:fill="F2F2F2"/>
        <w:spacing w:after="100" w:afterAutospacing="1" w:line="240" w:lineRule="auto"/>
        <w:jc w:val="center"/>
        <w:textAlignment w:val="top"/>
        <w:outlineLvl w:val="3"/>
        <w:rPr>
          <w:rFonts w:ascii="Arial" w:eastAsia="Times New Roman" w:hAnsi="Arial" w:cs="Arial"/>
          <w:b/>
          <w:bCs/>
          <w:color w:val="222222"/>
          <w:sz w:val="24"/>
          <w:szCs w:val="24"/>
        </w:rPr>
      </w:pPr>
      <w:r w:rsidRPr="00321075">
        <w:rPr>
          <w:rFonts w:ascii="Arial" w:eastAsia="Times New Roman" w:hAnsi="Arial" w:cs="Arial"/>
          <w:b/>
          <w:bCs/>
          <w:color w:val="222222"/>
          <w:sz w:val="24"/>
          <w:szCs w:val="24"/>
        </w:rPr>
        <w:t>PerVista Simplifies Le</w:t>
      </w:r>
      <w:ins w:id="41" w:author="Vennard Wright" w:date="2022-11-02T10:33:00Z">
        <w:r w:rsidR="007A26A7">
          <w:rPr>
            <w:rFonts w:ascii="Arial" w:eastAsia="Times New Roman" w:hAnsi="Arial" w:cs="Arial"/>
            <w:b/>
            <w:bCs/>
            <w:color w:val="222222"/>
            <w:sz w:val="24"/>
            <w:szCs w:val="24"/>
          </w:rPr>
          <w:t>a</w:t>
        </w:r>
      </w:ins>
      <w:r w:rsidRPr="00321075">
        <w:rPr>
          <w:rFonts w:ascii="Arial" w:eastAsia="Times New Roman" w:hAnsi="Arial" w:cs="Arial"/>
          <w:b/>
          <w:bCs/>
          <w:color w:val="222222"/>
          <w:sz w:val="24"/>
          <w:szCs w:val="24"/>
        </w:rPr>
        <w:t>rning</w:t>
      </w:r>
    </w:p>
    <w:p w14:paraId="4C4042FD" w14:textId="77777777" w:rsidR="00321075" w:rsidRPr="00321075" w:rsidRDefault="00321075" w:rsidP="00321075">
      <w:pPr>
        <w:shd w:val="clear" w:color="auto" w:fill="F2F2F2"/>
        <w:spacing w:after="100" w:afterAutospacing="1" w:line="240" w:lineRule="auto"/>
        <w:jc w:val="center"/>
        <w:textAlignment w:val="top"/>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Some quick example text to build on the card title and make up the bulk of the card's content.</w:t>
      </w:r>
    </w:p>
    <w:p w14:paraId="5856B282" w14:textId="77777777" w:rsidR="00321075" w:rsidRPr="00321075" w:rsidRDefault="00321075" w:rsidP="00321075">
      <w:pPr>
        <w:shd w:val="clear" w:color="auto" w:fill="F2F2F2"/>
        <w:spacing w:line="240" w:lineRule="auto"/>
        <w:jc w:val="center"/>
        <w:textAlignment w:val="top"/>
        <w:rPr>
          <w:rFonts w:ascii="Times New Roman" w:eastAsia="Times New Roman" w:hAnsi="Times New Roman" w:cs="Times New Roman"/>
          <w:sz w:val="24"/>
          <w:szCs w:val="24"/>
        </w:rPr>
      </w:pPr>
      <w:hyperlink r:id="rId29" w:history="1">
        <w:r w:rsidRPr="00321075">
          <w:rPr>
            <w:rFonts w:ascii="Times New Roman" w:eastAsia="Times New Roman" w:hAnsi="Times New Roman" w:cs="Times New Roman"/>
            <w:b/>
            <w:bCs/>
            <w:color w:val="000000"/>
            <w:sz w:val="24"/>
            <w:szCs w:val="24"/>
            <w:u w:val="single"/>
          </w:rPr>
          <w:t>Read More</w:t>
        </w:r>
      </w:hyperlink>
    </w:p>
    <w:p w14:paraId="110B13D3" w14:textId="63D469C4" w:rsidR="00321075" w:rsidRPr="00321075" w:rsidRDefault="00321075" w:rsidP="00321075">
      <w:pPr>
        <w:shd w:val="clear" w:color="auto" w:fill="FFFFFF"/>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drawing>
          <wp:inline distT="0" distB="0" distL="0" distR="0" wp14:anchorId="769A54DE" wp14:editId="3BC3DBCF">
            <wp:extent cx="4465320" cy="2026920"/>
            <wp:effectExtent l="0" t="0" r="0" b="0"/>
            <wp:docPr id="21" name="Picture 21" descr="Card image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rd image ca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5320" cy="2026920"/>
                    </a:xfrm>
                    <a:prstGeom prst="rect">
                      <a:avLst/>
                    </a:prstGeom>
                    <a:noFill/>
                    <a:ln>
                      <a:noFill/>
                    </a:ln>
                  </pic:spPr>
                </pic:pic>
              </a:graphicData>
            </a:graphic>
          </wp:inline>
        </w:drawing>
      </w:r>
    </w:p>
    <w:p w14:paraId="71043D06" w14:textId="77777777" w:rsidR="00321075" w:rsidRPr="00321075" w:rsidRDefault="00321075" w:rsidP="00321075">
      <w:pPr>
        <w:shd w:val="clear" w:color="auto" w:fill="FFFFFF"/>
        <w:spacing w:before="1215" w:after="100" w:afterAutospacing="1" w:line="240" w:lineRule="auto"/>
        <w:ind w:left="1748"/>
        <w:outlineLvl w:val="2"/>
        <w:rPr>
          <w:rFonts w:ascii="Arial" w:eastAsia="Times New Roman" w:hAnsi="Arial" w:cs="Arial"/>
          <w:b/>
          <w:bCs/>
          <w:color w:val="FFFFFF"/>
          <w:sz w:val="27"/>
          <w:szCs w:val="27"/>
        </w:rPr>
      </w:pPr>
      <w:r w:rsidRPr="00321075">
        <w:rPr>
          <w:rFonts w:ascii="Arial" w:eastAsia="Times New Roman" w:hAnsi="Arial" w:cs="Arial"/>
          <w:b/>
          <w:bCs/>
          <w:color w:val="FFFFFF"/>
          <w:sz w:val="27"/>
          <w:szCs w:val="27"/>
        </w:rPr>
        <w:t>    Products</w:t>
      </w:r>
    </w:p>
    <w:p w14:paraId="4AA5F1EF" w14:textId="40950B96" w:rsidR="00321075" w:rsidRPr="00321075" w:rsidRDefault="00321075" w:rsidP="00321075">
      <w:pPr>
        <w:shd w:val="clear" w:color="auto" w:fill="F2F2F2"/>
        <w:spacing w:after="100" w:afterAutospacing="1" w:line="240" w:lineRule="auto"/>
        <w:jc w:val="center"/>
        <w:textAlignment w:val="top"/>
        <w:outlineLvl w:val="3"/>
        <w:rPr>
          <w:rFonts w:ascii="Arial" w:eastAsia="Times New Roman" w:hAnsi="Arial" w:cs="Arial"/>
          <w:b/>
          <w:bCs/>
          <w:color w:val="222222"/>
          <w:sz w:val="24"/>
          <w:szCs w:val="24"/>
        </w:rPr>
      </w:pPr>
      <w:r w:rsidRPr="00321075">
        <w:rPr>
          <w:rFonts w:ascii="Arial" w:eastAsia="Times New Roman" w:hAnsi="Arial" w:cs="Arial"/>
          <w:b/>
          <w:bCs/>
          <w:color w:val="222222"/>
          <w:sz w:val="24"/>
          <w:szCs w:val="24"/>
        </w:rPr>
        <w:t>PerVista Identifies IT Expert</w:t>
      </w:r>
      <w:ins w:id="42" w:author="Vennard Wright" w:date="2022-11-02T10:33:00Z">
        <w:r w:rsidR="007A26A7">
          <w:rPr>
            <w:rFonts w:ascii="Arial" w:eastAsia="Times New Roman" w:hAnsi="Arial" w:cs="Arial"/>
            <w:b/>
            <w:bCs/>
            <w:color w:val="222222"/>
            <w:sz w:val="24"/>
            <w:szCs w:val="24"/>
          </w:rPr>
          <w:t>s</w:t>
        </w:r>
      </w:ins>
    </w:p>
    <w:p w14:paraId="5B3F473F" w14:textId="77777777" w:rsidR="00321075" w:rsidRPr="00321075" w:rsidRDefault="00321075" w:rsidP="00321075">
      <w:pPr>
        <w:shd w:val="clear" w:color="auto" w:fill="F2F2F2"/>
        <w:spacing w:after="100" w:afterAutospacing="1" w:line="240" w:lineRule="auto"/>
        <w:jc w:val="center"/>
        <w:textAlignment w:val="top"/>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Some quick example text to build on the card title and make up the bulk of the card's content.</w:t>
      </w:r>
    </w:p>
    <w:p w14:paraId="259D2B88" w14:textId="77777777" w:rsidR="00321075" w:rsidRPr="00321075" w:rsidRDefault="00321075" w:rsidP="00321075">
      <w:pPr>
        <w:shd w:val="clear" w:color="auto" w:fill="F2F2F2"/>
        <w:spacing w:line="240" w:lineRule="auto"/>
        <w:jc w:val="center"/>
        <w:textAlignment w:val="top"/>
        <w:rPr>
          <w:rFonts w:ascii="Times New Roman" w:eastAsia="Times New Roman" w:hAnsi="Times New Roman" w:cs="Times New Roman"/>
          <w:sz w:val="24"/>
          <w:szCs w:val="24"/>
        </w:rPr>
      </w:pPr>
      <w:hyperlink r:id="rId30" w:history="1">
        <w:r w:rsidRPr="00321075">
          <w:rPr>
            <w:rFonts w:ascii="Times New Roman" w:eastAsia="Times New Roman" w:hAnsi="Times New Roman" w:cs="Times New Roman"/>
            <w:b/>
            <w:bCs/>
            <w:color w:val="000000"/>
            <w:sz w:val="24"/>
            <w:szCs w:val="24"/>
            <w:u w:val="single"/>
          </w:rPr>
          <w:t>Read More</w:t>
        </w:r>
      </w:hyperlink>
    </w:p>
    <w:p w14:paraId="199BCC9C" w14:textId="0F94B2A9" w:rsidR="00321075" w:rsidRPr="00321075" w:rsidRDefault="00321075" w:rsidP="00321075">
      <w:pPr>
        <w:shd w:val="clear" w:color="auto" w:fill="FFFFFF"/>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drawing>
          <wp:inline distT="0" distB="0" distL="0" distR="0" wp14:anchorId="19B6AFE7" wp14:editId="33D86483">
            <wp:extent cx="4465320" cy="2026920"/>
            <wp:effectExtent l="0" t="0" r="0" b="0"/>
            <wp:docPr id="20" name="Picture 20" descr="Card image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rd image ca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5320" cy="2026920"/>
                    </a:xfrm>
                    <a:prstGeom prst="rect">
                      <a:avLst/>
                    </a:prstGeom>
                    <a:noFill/>
                    <a:ln>
                      <a:noFill/>
                    </a:ln>
                  </pic:spPr>
                </pic:pic>
              </a:graphicData>
            </a:graphic>
          </wp:inline>
        </w:drawing>
      </w:r>
    </w:p>
    <w:p w14:paraId="09054C19" w14:textId="77777777" w:rsidR="00321075" w:rsidRPr="00321075" w:rsidRDefault="00321075" w:rsidP="00321075">
      <w:pPr>
        <w:shd w:val="clear" w:color="auto" w:fill="FFFFFF"/>
        <w:spacing w:before="1215" w:after="100" w:afterAutospacing="1" w:line="240" w:lineRule="auto"/>
        <w:ind w:left="1748"/>
        <w:outlineLvl w:val="2"/>
        <w:rPr>
          <w:rFonts w:ascii="Arial" w:eastAsia="Times New Roman" w:hAnsi="Arial" w:cs="Arial"/>
          <w:b/>
          <w:bCs/>
          <w:color w:val="FFFFFF"/>
          <w:sz w:val="27"/>
          <w:szCs w:val="27"/>
        </w:rPr>
      </w:pPr>
      <w:r w:rsidRPr="00321075">
        <w:rPr>
          <w:rFonts w:ascii="Arial" w:eastAsia="Times New Roman" w:hAnsi="Arial" w:cs="Arial"/>
          <w:b/>
          <w:bCs/>
          <w:color w:val="FFFFFF"/>
          <w:sz w:val="27"/>
          <w:szCs w:val="27"/>
        </w:rPr>
        <w:t>    Projects</w:t>
      </w:r>
    </w:p>
    <w:p w14:paraId="2B45233D" w14:textId="4E7EF009" w:rsidR="00321075" w:rsidRPr="00321075" w:rsidRDefault="00321075" w:rsidP="00321075">
      <w:pPr>
        <w:shd w:val="clear" w:color="auto" w:fill="F2F2F2"/>
        <w:spacing w:after="100" w:afterAutospacing="1" w:line="240" w:lineRule="auto"/>
        <w:jc w:val="center"/>
        <w:textAlignment w:val="top"/>
        <w:outlineLvl w:val="3"/>
        <w:rPr>
          <w:rFonts w:ascii="Arial" w:eastAsia="Times New Roman" w:hAnsi="Arial" w:cs="Arial"/>
          <w:b/>
          <w:bCs/>
          <w:color w:val="222222"/>
          <w:sz w:val="24"/>
          <w:szCs w:val="24"/>
        </w:rPr>
      </w:pPr>
      <w:r w:rsidRPr="00321075">
        <w:rPr>
          <w:rFonts w:ascii="Arial" w:eastAsia="Times New Roman" w:hAnsi="Arial" w:cs="Arial"/>
          <w:b/>
          <w:bCs/>
          <w:color w:val="222222"/>
          <w:sz w:val="24"/>
          <w:szCs w:val="24"/>
        </w:rPr>
        <w:t>PerVista Identifies IT Expert</w:t>
      </w:r>
      <w:ins w:id="43" w:author="Vennard Wright" w:date="2022-11-02T10:33:00Z">
        <w:r w:rsidR="007A26A7">
          <w:rPr>
            <w:rFonts w:ascii="Arial" w:eastAsia="Times New Roman" w:hAnsi="Arial" w:cs="Arial"/>
            <w:b/>
            <w:bCs/>
            <w:color w:val="222222"/>
            <w:sz w:val="24"/>
            <w:szCs w:val="24"/>
          </w:rPr>
          <w:t>s</w:t>
        </w:r>
      </w:ins>
    </w:p>
    <w:p w14:paraId="1665B1EE" w14:textId="77777777" w:rsidR="00321075" w:rsidRPr="00321075" w:rsidRDefault="00321075" w:rsidP="00321075">
      <w:pPr>
        <w:shd w:val="clear" w:color="auto" w:fill="F2F2F2"/>
        <w:spacing w:after="100" w:afterAutospacing="1" w:line="240" w:lineRule="auto"/>
        <w:jc w:val="center"/>
        <w:textAlignment w:val="top"/>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Some quick example text to build on the card title and make up the bulk of the card's content.</w:t>
      </w:r>
    </w:p>
    <w:p w14:paraId="5667B7F9" w14:textId="77777777" w:rsidR="00321075" w:rsidRPr="00321075" w:rsidRDefault="00321075" w:rsidP="00321075">
      <w:pPr>
        <w:shd w:val="clear" w:color="auto" w:fill="F2F2F2"/>
        <w:spacing w:line="240" w:lineRule="auto"/>
        <w:jc w:val="center"/>
        <w:textAlignment w:val="top"/>
        <w:rPr>
          <w:rFonts w:ascii="Times New Roman" w:eastAsia="Times New Roman" w:hAnsi="Times New Roman" w:cs="Times New Roman"/>
          <w:sz w:val="24"/>
          <w:szCs w:val="24"/>
        </w:rPr>
      </w:pPr>
      <w:hyperlink r:id="rId31" w:history="1">
        <w:r w:rsidRPr="00321075">
          <w:rPr>
            <w:rFonts w:ascii="Times New Roman" w:eastAsia="Times New Roman" w:hAnsi="Times New Roman" w:cs="Times New Roman"/>
            <w:b/>
            <w:bCs/>
            <w:color w:val="000000"/>
            <w:sz w:val="24"/>
            <w:szCs w:val="24"/>
            <w:u w:val="single"/>
          </w:rPr>
          <w:t>Read More</w:t>
        </w:r>
      </w:hyperlink>
    </w:p>
    <w:p w14:paraId="6409B45B" w14:textId="40BA32C1" w:rsidR="00321075" w:rsidRPr="00321075" w:rsidRDefault="00321075" w:rsidP="00321075">
      <w:pPr>
        <w:shd w:val="clear" w:color="auto" w:fill="FFFFFF"/>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lastRenderedPageBreak/>
        <w:drawing>
          <wp:inline distT="0" distB="0" distL="0" distR="0" wp14:anchorId="1086F016" wp14:editId="732A8195">
            <wp:extent cx="4465320" cy="2026920"/>
            <wp:effectExtent l="0" t="0" r="0" b="0"/>
            <wp:docPr id="19" name="Picture 19" descr="Card image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d image ca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5320" cy="2026920"/>
                    </a:xfrm>
                    <a:prstGeom prst="rect">
                      <a:avLst/>
                    </a:prstGeom>
                    <a:noFill/>
                    <a:ln>
                      <a:noFill/>
                    </a:ln>
                  </pic:spPr>
                </pic:pic>
              </a:graphicData>
            </a:graphic>
          </wp:inline>
        </w:drawing>
      </w:r>
    </w:p>
    <w:p w14:paraId="6358EC49" w14:textId="77777777" w:rsidR="00321075" w:rsidRPr="00321075" w:rsidRDefault="00321075" w:rsidP="00321075">
      <w:pPr>
        <w:shd w:val="clear" w:color="auto" w:fill="FFFFFF"/>
        <w:spacing w:before="1215" w:after="100" w:afterAutospacing="1" w:line="240" w:lineRule="auto"/>
        <w:ind w:left="1748"/>
        <w:outlineLvl w:val="2"/>
        <w:rPr>
          <w:rFonts w:ascii="Arial" w:eastAsia="Times New Roman" w:hAnsi="Arial" w:cs="Arial"/>
          <w:b/>
          <w:bCs/>
          <w:color w:val="FFFFFF"/>
          <w:sz w:val="27"/>
          <w:szCs w:val="27"/>
        </w:rPr>
      </w:pPr>
      <w:r w:rsidRPr="00321075">
        <w:rPr>
          <w:rFonts w:ascii="Arial" w:eastAsia="Times New Roman" w:hAnsi="Arial" w:cs="Arial"/>
          <w:b/>
          <w:bCs/>
          <w:color w:val="FFFFFF"/>
          <w:sz w:val="27"/>
          <w:szCs w:val="27"/>
        </w:rPr>
        <w:t>    Projects</w:t>
      </w:r>
    </w:p>
    <w:p w14:paraId="656D9591" w14:textId="3F36C38F" w:rsidR="00321075" w:rsidRPr="00321075" w:rsidRDefault="00321075" w:rsidP="00321075">
      <w:pPr>
        <w:shd w:val="clear" w:color="auto" w:fill="F2F2F2"/>
        <w:spacing w:after="100" w:afterAutospacing="1" w:line="240" w:lineRule="auto"/>
        <w:jc w:val="center"/>
        <w:textAlignment w:val="top"/>
        <w:outlineLvl w:val="3"/>
        <w:rPr>
          <w:rFonts w:ascii="Arial" w:eastAsia="Times New Roman" w:hAnsi="Arial" w:cs="Arial"/>
          <w:b/>
          <w:bCs/>
          <w:color w:val="222222"/>
          <w:sz w:val="24"/>
          <w:szCs w:val="24"/>
        </w:rPr>
      </w:pPr>
      <w:r w:rsidRPr="00321075">
        <w:rPr>
          <w:rFonts w:ascii="Arial" w:eastAsia="Times New Roman" w:hAnsi="Arial" w:cs="Arial"/>
          <w:b/>
          <w:bCs/>
          <w:color w:val="222222"/>
          <w:sz w:val="24"/>
          <w:szCs w:val="24"/>
        </w:rPr>
        <w:t xml:space="preserve">PerVista Identifies It </w:t>
      </w:r>
      <w:del w:id="44" w:author="Vennard Wright" w:date="2022-11-02T10:33:00Z">
        <w:r w:rsidRPr="00321075" w:rsidDel="007A26A7">
          <w:rPr>
            <w:rFonts w:ascii="Arial" w:eastAsia="Times New Roman" w:hAnsi="Arial" w:cs="Arial"/>
            <w:b/>
            <w:bCs/>
            <w:color w:val="222222"/>
            <w:sz w:val="24"/>
            <w:szCs w:val="24"/>
          </w:rPr>
          <w:delText>Experst</w:delText>
        </w:r>
      </w:del>
      <w:ins w:id="45" w:author="Vennard Wright" w:date="2022-11-02T10:33:00Z">
        <w:r w:rsidR="007A26A7" w:rsidRPr="00321075">
          <w:rPr>
            <w:rFonts w:ascii="Arial" w:eastAsia="Times New Roman" w:hAnsi="Arial" w:cs="Arial"/>
            <w:b/>
            <w:bCs/>
            <w:color w:val="222222"/>
            <w:sz w:val="24"/>
            <w:szCs w:val="24"/>
          </w:rPr>
          <w:t>Exper</w:t>
        </w:r>
        <w:r w:rsidR="007A26A7">
          <w:rPr>
            <w:rFonts w:ascii="Arial" w:eastAsia="Times New Roman" w:hAnsi="Arial" w:cs="Arial"/>
            <w:b/>
            <w:bCs/>
            <w:color w:val="222222"/>
            <w:sz w:val="24"/>
            <w:szCs w:val="24"/>
          </w:rPr>
          <w:t>ts</w:t>
        </w:r>
      </w:ins>
    </w:p>
    <w:p w14:paraId="380FCED7" w14:textId="77777777" w:rsidR="00321075" w:rsidRPr="00321075" w:rsidRDefault="00321075" w:rsidP="00321075">
      <w:pPr>
        <w:shd w:val="clear" w:color="auto" w:fill="F2F2F2"/>
        <w:spacing w:after="100" w:afterAutospacing="1" w:line="240" w:lineRule="auto"/>
        <w:jc w:val="center"/>
        <w:textAlignment w:val="top"/>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Some quick example text to build on the card title and make up the bulk of the card's content.</w:t>
      </w:r>
    </w:p>
    <w:p w14:paraId="517EEEE9" w14:textId="77777777" w:rsidR="00321075" w:rsidRPr="00321075" w:rsidRDefault="00321075" w:rsidP="00321075">
      <w:pPr>
        <w:shd w:val="clear" w:color="auto" w:fill="F2F2F2"/>
        <w:spacing w:line="240" w:lineRule="auto"/>
        <w:jc w:val="center"/>
        <w:textAlignment w:val="top"/>
        <w:rPr>
          <w:rFonts w:ascii="Times New Roman" w:eastAsia="Times New Roman" w:hAnsi="Times New Roman" w:cs="Times New Roman"/>
          <w:sz w:val="24"/>
          <w:szCs w:val="24"/>
        </w:rPr>
      </w:pPr>
      <w:hyperlink r:id="rId32" w:history="1">
        <w:r w:rsidRPr="00321075">
          <w:rPr>
            <w:rFonts w:ascii="Times New Roman" w:eastAsia="Times New Roman" w:hAnsi="Times New Roman" w:cs="Times New Roman"/>
            <w:b/>
            <w:bCs/>
            <w:color w:val="000000"/>
            <w:sz w:val="24"/>
            <w:szCs w:val="24"/>
            <w:u w:val="single"/>
          </w:rPr>
          <w:t>Read More</w:t>
        </w:r>
      </w:hyperlink>
    </w:p>
    <w:p w14:paraId="0DA05490" w14:textId="1329E2CD" w:rsidR="00321075" w:rsidRPr="00321075" w:rsidRDefault="00321075" w:rsidP="00321075">
      <w:pPr>
        <w:shd w:val="clear" w:color="auto" w:fill="FFFFFF"/>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drawing>
          <wp:inline distT="0" distB="0" distL="0" distR="0" wp14:anchorId="23B53431" wp14:editId="22C24DA8">
            <wp:extent cx="4465320" cy="2026920"/>
            <wp:effectExtent l="0" t="0" r="0" b="0"/>
            <wp:docPr id="18" name="Picture 18" descr="Card image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rd image ca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5320" cy="2026920"/>
                    </a:xfrm>
                    <a:prstGeom prst="rect">
                      <a:avLst/>
                    </a:prstGeom>
                    <a:noFill/>
                    <a:ln>
                      <a:noFill/>
                    </a:ln>
                  </pic:spPr>
                </pic:pic>
              </a:graphicData>
            </a:graphic>
          </wp:inline>
        </w:drawing>
      </w:r>
    </w:p>
    <w:p w14:paraId="5AD8CBB6" w14:textId="77777777" w:rsidR="00321075" w:rsidRPr="00321075" w:rsidRDefault="00321075" w:rsidP="00321075">
      <w:pPr>
        <w:shd w:val="clear" w:color="auto" w:fill="FFFFFF"/>
        <w:spacing w:before="1215" w:after="100" w:afterAutospacing="1" w:line="240" w:lineRule="auto"/>
        <w:ind w:left="1748"/>
        <w:jc w:val="center"/>
        <w:outlineLvl w:val="2"/>
        <w:rPr>
          <w:rFonts w:ascii="Arial" w:eastAsia="Times New Roman" w:hAnsi="Arial" w:cs="Arial"/>
          <w:b/>
          <w:bCs/>
          <w:color w:val="FFFFFF"/>
          <w:sz w:val="27"/>
          <w:szCs w:val="27"/>
        </w:rPr>
      </w:pPr>
      <w:r w:rsidRPr="00321075">
        <w:rPr>
          <w:rFonts w:ascii="Arial" w:eastAsia="Times New Roman" w:hAnsi="Arial" w:cs="Arial"/>
          <w:b/>
          <w:bCs/>
          <w:color w:val="FFFFFF"/>
          <w:sz w:val="27"/>
          <w:szCs w:val="27"/>
        </w:rPr>
        <w:t>Webinars + Talk</w:t>
      </w:r>
    </w:p>
    <w:p w14:paraId="4A0BF62F" w14:textId="7C46AA47" w:rsidR="00321075" w:rsidRPr="00321075" w:rsidRDefault="00321075" w:rsidP="00321075">
      <w:pPr>
        <w:shd w:val="clear" w:color="auto" w:fill="F2F2F2"/>
        <w:spacing w:after="100" w:afterAutospacing="1" w:line="240" w:lineRule="auto"/>
        <w:jc w:val="center"/>
        <w:textAlignment w:val="top"/>
        <w:outlineLvl w:val="3"/>
        <w:rPr>
          <w:rFonts w:ascii="Arial" w:eastAsia="Times New Roman" w:hAnsi="Arial" w:cs="Arial"/>
          <w:b/>
          <w:bCs/>
          <w:color w:val="222222"/>
          <w:sz w:val="24"/>
          <w:szCs w:val="24"/>
        </w:rPr>
      </w:pPr>
      <w:r w:rsidRPr="00321075">
        <w:rPr>
          <w:rFonts w:ascii="Arial" w:eastAsia="Times New Roman" w:hAnsi="Arial" w:cs="Arial"/>
          <w:b/>
          <w:bCs/>
          <w:color w:val="222222"/>
          <w:sz w:val="24"/>
          <w:szCs w:val="24"/>
        </w:rPr>
        <w:t>PerVista Simplifies Le</w:t>
      </w:r>
      <w:ins w:id="46" w:author="Vennard Wright" w:date="2022-11-02T10:33:00Z">
        <w:r w:rsidR="007A26A7">
          <w:rPr>
            <w:rFonts w:ascii="Arial" w:eastAsia="Times New Roman" w:hAnsi="Arial" w:cs="Arial"/>
            <w:b/>
            <w:bCs/>
            <w:color w:val="222222"/>
            <w:sz w:val="24"/>
            <w:szCs w:val="24"/>
          </w:rPr>
          <w:t>a</w:t>
        </w:r>
      </w:ins>
      <w:r w:rsidRPr="00321075">
        <w:rPr>
          <w:rFonts w:ascii="Arial" w:eastAsia="Times New Roman" w:hAnsi="Arial" w:cs="Arial"/>
          <w:b/>
          <w:bCs/>
          <w:color w:val="222222"/>
          <w:sz w:val="24"/>
          <w:szCs w:val="24"/>
        </w:rPr>
        <w:t>rning</w:t>
      </w:r>
    </w:p>
    <w:p w14:paraId="47F04696" w14:textId="77777777" w:rsidR="00321075" w:rsidRPr="00321075" w:rsidRDefault="00321075" w:rsidP="00321075">
      <w:pPr>
        <w:shd w:val="clear" w:color="auto" w:fill="F2F2F2"/>
        <w:spacing w:after="100" w:afterAutospacing="1" w:line="240" w:lineRule="auto"/>
        <w:jc w:val="center"/>
        <w:textAlignment w:val="top"/>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Some quick example text to build on the card title and make up the bulk of the card's content.</w:t>
      </w:r>
    </w:p>
    <w:p w14:paraId="67D0B657" w14:textId="77777777" w:rsidR="00321075" w:rsidRPr="00321075" w:rsidRDefault="00321075" w:rsidP="00321075">
      <w:pPr>
        <w:shd w:val="clear" w:color="auto" w:fill="F2F2F2"/>
        <w:spacing w:line="240" w:lineRule="auto"/>
        <w:jc w:val="center"/>
        <w:textAlignment w:val="top"/>
        <w:rPr>
          <w:rFonts w:ascii="Times New Roman" w:eastAsia="Times New Roman" w:hAnsi="Times New Roman" w:cs="Times New Roman"/>
          <w:sz w:val="24"/>
          <w:szCs w:val="24"/>
        </w:rPr>
      </w:pPr>
      <w:hyperlink r:id="rId33" w:history="1">
        <w:r w:rsidRPr="00321075">
          <w:rPr>
            <w:rFonts w:ascii="Times New Roman" w:eastAsia="Times New Roman" w:hAnsi="Times New Roman" w:cs="Times New Roman"/>
            <w:b/>
            <w:bCs/>
            <w:color w:val="000000"/>
            <w:sz w:val="24"/>
            <w:szCs w:val="24"/>
            <w:u w:val="single"/>
          </w:rPr>
          <w:t>Read More</w:t>
        </w:r>
      </w:hyperlink>
    </w:p>
    <w:p w14:paraId="4CF01D3E" w14:textId="53B07DE2" w:rsidR="00321075" w:rsidRPr="00321075" w:rsidRDefault="00321075" w:rsidP="00321075">
      <w:pPr>
        <w:shd w:val="clear" w:color="auto" w:fill="FFFFFF"/>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lastRenderedPageBreak/>
        <w:drawing>
          <wp:inline distT="0" distB="0" distL="0" distR="0" wp14:anchorId="799FF81D" wp14:editId="2AC7F28B">
            <wp:extent cx="4465320" cy="2026920"/>
            <wp:effectExtent l="0" t="0" r="0" b="0"/>
            <wp:docPr id="17" name="Picture 17" descr="Card image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rd image ca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5320" cy="2026920"/>
                    </a:xfrm>
                    <a:prstGeom prst="rect">
                      <a:avLst/>
                    </a:prstGeom>
                    <a:noFill/>
                    <a:ln>
                      <a:noFill/>
                    </a:ln>
                  </pic:spPr>
                </pic:pic>
              </a:graphicData>
            </a:graphic>
          </wp:inline>
        </w:drawing>
      </w:r>
    </w:p>
    <w:p w14:paraId="329EB41B" w14:textId="77777777" w:rsidR="00321075" w:rsidRPr="00321075" w:rsidRDefault="00321075" w:rsidP="00321075">
      <w:pPr>
        <w:shd w:val="clear" w:color="auto" w:fill="FFFFFF"/>
        <w:spacing w:before="1215" w:after="100" w:afterAutospacing="1" w:line="240" w:lineRule="auto"/>
        <w:ind w:left="1748"/>
        <w:outlineLvl w:val="2"/>
        <w:rPr>
          <w:rFonts w:ascii="Arial" w:eastAsia="Times New Roman" w:hAnsi="Arial" w:cs="Arial"/>
          <w:b/>
          <w:bCs/>
          <w:color w:val="FFFFFF"/>
          <w:sz w:val="27"/>
          <w:szCs w:val="27"/>
        </w:rPr>
      </w:pPr>
      <w:r w:rsidRPr="00321075">
        <w:rPr>
          <w:rFonts w:ascii="Arial" w:eastAsia="Times New Roman" w:hAnsi="Arial" w:cs="Arial"/>
          <w:b/>
          <w:bCs/>
          <w:color w:val="FFFFFF"/>
          <w:sz w:val="27"/>
          <w:szCs w:val="27"/>
        </w:rPr>
        <w:t>    Products</w:t>
      </w:r>
    </w:p>
    <w:p w14:paraId="0D704ED2" w14:textId="0D90EF8F" w:rsidR="00321075" w:rsidRPr="00321075" w:rsidRDefault="00321075" w:rsidP="00321075">
      <w:pPr>
        <w:shd w:val="clear" w:color="auto" w:fill="F2F2F2"/>
        <w:spacing w:after="100" w:afterAutospacing="1" w:line="240" w:lineRule="auto"/>
        <w:jc w:val="center"/>
        <w:textAlignment w:val="top"/>
        <w:outlineLvl w:val="3"/>
        <w:rPr>
          <w:rFonts w:ascii="Arial" w:eastAsia="Times New Roman" w:hAnsi="Arial" w:cs="Arial"/>
          <w:b/>
          <w:bCs/>
          <w:color w:val="222222"/>
          <w:sz w:val="24"/>
          <w:szCs w:val="24"/>
        </w:rPr>
      </w:pPr>
      <w:r w:rsidRPr="00321075">
        <w:rPr>
          <w:rFonts w:ascii="Arial" w:eastAsia="Times New Roman" w:hAnsi="Arial" w:cs="Arial"/>
          <w:b/>
          <w:bCs/>
          <w:color w:val="222222"/>
          <w:sz w:val="24"/>
          <w:szCs w:val="24"/>
        </w:rPr>
        <w:t>PerVista Identifies IT Expert</w:t>
      </w:r>
      <w:ins w:id="47" w:author="Vennard Wright" w:date="2022-11-02T10:33:00Z">
        <w:r w:rsidR="007A26A7">
          <w:rPr>
            <w:rFonts w:ascii="Arial" w:eastAsia="Times New Roman" w:hAnsi="Arial" w:cs="Arial"/>
            <w:b/>
            <w:bCs/>
            <w:color w:val="222222"/>
            <w:sz w:val="24"/>
            <w:szCs w:val="24"/>
          </w:rPr>
          <w:t>s</w:t>
        </w:r>
      </w:ins>
    </w:p>
    <w:p w14:paraId="288C8E0E" w14:textId="77777777" w:rsidR="00321075" w:rsidRPr="00321075" w:rsidRDefault="00321075" w:rsidP="00321075">
      <w:pPr>
        <w:shd w:val="clear" w:color="auto" w:fill="F2F2F2"/>
        <w:spacing w:after="100" w:afterAutospacing="1" w:line="240" w:lineRule="auto"/>
        <w:jc w:val="center"/>
        <w:textAlignment w:val="top"/>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Some quick example text to build on the card title and make up the bulk of the card's content.</w:t>
      </w:r>
    </w:p>
    <w:p w14:paraId="333278AB" w14:textId="77777777" w:rsidR="00321075" w:rsidRPr="00321075" w:rsidRDefault="00321075" w:rsidP="00321075">
      <w:pPr>
        <w:shd w:val="clear" w:color="auto" w:fill="F2F2F2"/>
        <w:spacing w:line="240" w:lineRule="auto"/>
        <w:jc w:val="center"/>
        <w:textAlignment w:val="top"/>
        <w:rPr>
          <w:rFonts w:ascii="Times New Roman" w:eastAsia="Times New Roman" w:hAnsi="Times New Roman" w:cs="Times New Roman"/>
          <w:sz w:val="24"/>
          <w:szCs w:val="24"/>
        </w:rPr>
      </w:pPr>
      <w:hyperlink r:id="rId34" w:history="1">
        <w:r w:rsidRPr="00321075">
          <w:rPr>
            <w:rFonts w:ascii="Times New Roman" w:eastAsia="Times New Roman" w:hAnsi="Times New Roman" w:cs="Times New Roman"/>
            <w:b/>
            <w:bCs/>
            <w:color w:val="000000"/>
            <w:sz w:val="24"/>
            <w:szCs w:val="24"/>
            <w:u w:val="single"/>
          </w:rPr>
          <w:t>Read More</w:t>
        </w:r>
      </w:hyperlink>
    </w:p>
    <w:p w14:paraId="324BF9D6" w14:textId="77777777" w:rsidR="00321075" w:rsidRPr="00321075" w:rsidRDefault="00321075" w:rsidP="00321075">
      <w:pPr>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sz w:val="24"/>
          <w:szCs w:val="24"/>
        </w:rPr>
        <w:t>Next</w:t>
      </w:r>
    </w:p>
    <w:p w14:paraId="27BC45AF" w14:textId="77777777" w:rsidR="00321075" w:rsidRPr="00321075" w:rsidRDefault="00321075" w:rsidP="00321075">
      <w:pPr>
        <w:numPr>
          <w:ilvl w:val="0"/>
          <w:numId w:val="2"/>
        </w:numPr>
        <w:spacing w:line="240" w:lineRule="auto"/>
        <w:ind w:left="570" w:right="-150"/>
        <w:jc w:val="center"/>
        <w:rPr>
          <w:rFonts w:ascii="Times New Roman" w:eastAsia="Times New Roman" w:hAnsi="Times New Roman" w:cs="Times New Roman"/>
          <w:sz w:val="24"/>
          <w:szCs w:val="24"/>
        </w:rPr>
      </w:pPr>
      <w:r w:rsidRPr="00321075">
        <w:rPr>
          <w:rFonts w:ascii="Times New Roman" w:eastAsia="Times New Roman" w:hAnsi="Times New Roman" w:cs="Times New Roman"/>
          <w:sz w:val="24"/>
          <w:szCs w:val="24"/>
        </w:rPr>
        <w:t>1</w:t>
      </w:r>
    </w:p>
    <w:p w14:paraId="7CCA143A" w14:textId="77777777" w:rsidR="00321075" w:rsidRPr="00321075" w:rsidRDefault="00321075" w:rsidP="00321075">
      <w:pPr>
        <w:numPr>
          <w:ilvl w:val="0"/>
          <w:numId w:val="2"/>
        </w:numPr>
        <w:spacing w:line="240" w:lineRule="auto"/>
        <w:ind w:left="570" w:right="-150"/>
        <w:jc w:val="center"/>
        <w:rPr>
          <w:rFonts w:ascii="Times New Roman" w:eastAsia="Times New Roman" w:hAnsi="Times New Roman" w:cs="Times New Roman"/>
          <w:sz w:val="24"/>
          <w:szCs w:val="24"/>
        </w:rPr>
      </w:pPr>
      <w:r w:rsidRPr="00321075">
        <w:rPr>
          <w:rFonts w:ascii="Times New Roman" w:eastAsia="Times New Roman" w:hAnsi="Times New Roman" w:cs="Times New Roman"/>
          <w:sz w:val="24"/>
          <w:szCs w:val="24"/>
        </w:rPr>
        <w:t>2</w:t>
      </w:r>
    </w:p>
    <w:p w14:paraId="6F76E41D" w14:textId="77777777" w:rsidR="00321075" w:rsidRPr="00321075" w:rsidRDefault="00321075" w:rsidP="00321075">
      <w:pPr>
        <w:spacing w:after="100" w:afterAutospacing="1" w:line="240" w:lineRule="auto"/>
        <w:outlineLvl w:val="1"/>
        <w:rPr>
          <w:rFonts w:ascii="Arial" w:eastAsia="Times New Roman" w:hAnsi="Arial" w:cs="Arial"/>
          <w:b/>
          <w:bCs/>
          <w:color w:val="000000"/>
          <w:sz w:val="36"/>
          <w:szCs w:val="36"/>
        </w:rPr>
      </w:pPr>
      <w:r w:rsidRPr="00321075">
        <w:rPr>
          <w:rFonts w:ascii="Arial" w:eastAsia="Times New Roman" w:hAnsi="Arial" w:cs="Arial"/>
          <w:b/>
          <w:bCs/>
          <w:color w:val="000000"/>
          <w:sz w:val="36"/>
          <w:szCs w:val="36"/>
        </w:rPr>
        <w:t>Explore More</w:t>
      </w:r>
    </w:p>
    <w:p w14:paraId="3F1A0DDE" w14:textId="77777777" w:rsidR="00321075" w:rsidRPr="00321075" w:rsidRDefault="00321075" w:rsidP="00321075">
      <w:pPr>
        <w:spacing w:after="300" w:line="240" w:lineRule="auto"/>
        <w:outlineLvl w:val="3"/>
        <w:rPr>
          <w:rFonts w:ascii="Open Sans" w:eastAsia="Times New Roman" w:hAnsi="Open Sans" w:cs="Times New Roman"/>
          <w:color w:val="CC2B25"/>
          <w:sz w:val="45"/>
          <w:szCs w:val="45"/>
        </w:rPr>
      </w:pPr>
      <w:r w:rsidRPr="00321075">
        <w:rPr>
          <w:rFonts w:ascii="Open Sans" w:eastAsia="Times New Roman" w:hAnsi="Open Sans" w:cs="Times New Roman"/>
          <w:color w:val="CC2B25"/>
          <w:sz w:val="45"/>
          <w:szCs w:val="45"/>
        </w:rPr>
        <w:t>See how you can quickly get started</w:t>
      </w:r>
    </w:p>
    <w:p w14:paraId="6592D5B0" w14:textId="3C67FBE5" w:rsidR="00321075" w:rsidRPr="00321075" w:rsidRDefault="00321075" w:rsidP="00321075">
      <w:pPr>
        <w:spacing w:after="100" w:afterAutospacing="1" w:line="450" w:lineRule="atLeast"/>
        <w:rPr>
          <w:rFonts w:ascii="Open Sans" w:eastAsia="Times New Roman" w:hAnsi="Open Sans" w:cs="Times New Roman"/>
          <w:color w:val="000000"/>
          <w:sz w:val="30"/>
          <w:szCs w:val="30"/>
        </w:rPr>
      </w:pPr>
      <w:r w:rsidRPr="00321075">
        <w:rPr>
          <w:rFonts w:ascii="Open Sans" w:eastAsia="Times New Roman" w:hAnsi="Open Sans" w:cs="Times New Roman"/>
          <w:color w:val="000000"/>
          <w:sz w:val="30"/>
          <w:szCs w:val="30"/>
        </w:rPr>
        <w:t xml:space="preserve">Understanding technology and cybersecurity is quickly becoming a critical aspect of doing business. In the same way the web, mobile and cloud technologies have powered </w:t>
      </w:r>
      <w:del w:id="48" w:author="Vennard Wright" w:date="2022-11-02T10:33:00Z">
        <w:r w:rsidRPr="00321075" w:rsidDel="007A26A7">
          <w:rPr>
            <w:rFonts w:ascii="Open Sans" w:eastAsia="Times New Roman" w:hAnsi="Open Sans" w:cs="Times New Roman"/>
            <w:color w:val="000000"/>
            <w:sz w:val="30"/>
            <w:szCs w:val="30"/>
          </w:rPr>
          <w:delText xml:space="preserve">ditial </w:delText>
        </w:r>
      </w:del>
      <w:ins w:id="49" w:author="Vennard Wright" w:date="2022-11-02T10:33:00Z">
        <w:r w:rsidR="007A26A7" w:rsidRPr="00321075">
          <w:rPr>
            <w:rFonts w:ascii="Open Sans" w:eastAsia="Times New Roman" w:hAnsi="Open Sans" w:cs="Times New Roman"/>
            <w:color w:val="000000"/>
            <w:sz w:val="30"/>
            <w:szCs w:val="30"/>
          </w:rPr>
          <w:t>di</w:t>
        </w:r>
        <w:r w:rsidR="007A26A7">
          <w:rPr>
            <w:rFonts w:ascii="Open Sans" w:eastAsia="Times New Roman" w:hAnsi="Open Sans" w:cs="Times New Roman"/>
            <w:color w:val="000000"/>
            <w:sz w:val="30"/>
            <w:szCs w:val="30"/>
          </w:rPr>
          <w:t>git</w:t>
        </w:r>
        <w:r w:rsidR="007A26A7" w:rsidRPr="00321075">
          <w:rPr>
            <w:rFonts w:ascii="Open Sans" w:eastAsia="Times New Roman" w:hAnsi="Open Sans" w:cs="Times New Roman"/>
            <w:color w:val="000000"/>
            <w:sz w:val="30"/>
            <w:szCs w:val="30"/>
          </w:rPr>
          <w:t xml:space="preserve">al </w:t>
        </w:r>
      </w:ins>
      <w:r w:rsidRPr="00321075">
        <w:rPr>
          <w:rFonts w:ascii="Open Sans" w:eastAsia="Times New Roman" w:hAnsi="Open Sans" w:cs="Times New Roman"/>
          <w:color w:val="000000"/>
          <w:sz w:val="30"/>
          <w:szCs w:val="30"/>
        </w:rPr>
        <w:t>transformation cyber health is the next big catalyst</w:t>
      </w:r>
      <w:ins w:id="50" w:author="Vennard Wright" w:date="2022-11-02T10:33:00Z">
        <w:r w:rsidR="007A26A7">
          <w:rPr>
            <w:rFonts w:ascii="Open Sans" w:eastAsia="Times New Roman" w:hAnsi="Open Sans" w:cs="Times New Roman"/>
            <w:color w:val="000000"/>
            <w:sz w:val="30"/>
            <w:szCs w:val="30"/>
          </w:rPr>
          <w:t xml:space="preserve"> for growth</w:t>
        </w:r>
      </w:ins>
      <w:r w:rsidRPr="00321075">
        <w:rPr>
          <w:rFonts w:ascii="Open Sans" w:eastAsia="Times New Roman" w:hAnsi="Open Sans" w:cs="Times New Roman"/>
          <w:color w:val="000000"/>
          <w:sz w:val="30"/>
          <w:szCs w:val="30"/>
        </w:rPr>
        <w:t>.</w:t>
      </w:r>
    </w:p>
    <w:p w14:paraId="4D1CAB2F" w14:textId="77777777" w:rsidR="00321075" w:rsidRPr="00321075" w:rsidRDefault="00321075" w:rsidP="00321075">
      <w:pPr>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sz w:val="24"/>
          <w:szCs w:val="24"/>
        </w:rPr>
        <w:br/>
      </w:r>
    </w:p>
    <w:p w14:paraId="5FE019A4" w14:textId="6F4BA6C5" w:rsidR="00321075" w:rsidRPr="00321075" w:rsidRDefault="00321075" w:rsidP="00321075">
      <w:pPr>
        <w:spacing w:after="100" w:afterAutospacing="1" w:line="450" w:lineRule="atLeast"/>
        <w:rPr>
          <w:rFonts w:ascii="Open Sans" w:eastAsia="Times New Roman" w:hAnsi="Open Sans" w:cs="Times New Roman"/>
          <w:color w:val="000000"/>
          <w:sz w:val="30"/>
          <w:szCs w:val="30"/>
        </w:rPr>
      </w:pPr>
      <w:r w:rsidRPr="00321075">
        <w:rPr>
          <w:rFonts w:ascii="Open Sans" w:eastAsia="Times New Roman" w:hAnsi="Open Sans" w:cs="Times New Roman"/>
          <w:color w:val="000000"/>
          <w:sz w:val="30"/>
          <w:szCs w:val="30"/>
        </w:rPr>
        <w:t>Yet while a robust digital strategy brings a new set of benefits for org</w:t>
      </w:r>
      <w:ins w:id="51" w:author="Vennard Wright" w:date="2022-11-02T10:34:00Z">
        <w:r w:rsidR="007A26A7">
          <w:rPr>
            <w:rFonts w:ascii="Open Sans" w:eastAsia="Times New Roman" w:hAnsi="Open Sans" w:cs="Times New Roman"/>
            <w:color w:val="000000"/>
            <w:sz w:val="30"/>
            <w:szCs w:val="30"/>
          </w:rPr>
          <w:t>a</w:t>
        </w:r>
      </w:ins>
      <w:r w:rsidRPr="00321075">
        <w:rPr>
          <w:rFonts w:ascii="Open Sans" w:eastAsia="Times New Roman" w:hAnsi="Open Sans" w:cs="Times New Roman"/>
          <w:color w:val="000000"/>
          <w:sz w:val="30"/>
          <w:szCs w:val="30"/>
        </w:rPr>
        <w:t>nizations that want to keep an</w:t>
      </w:r>
      <w:del w:id="52" w:author="Vennard Wright" w:date="2022-11-02T10:34:00Z">
        <w:r w:rsidRPr="00321075" w:rsidDel="007A26A7">
          <w:rPr>
            <w:rFonts w:ascii="Open Sans" w:eastAsia="Times New Roman" w:hAnsi="Open Sans" w:cs="Times New Roman"/>
            <w:color w:val="000000"/>
            <w:sz w:val="30"/>
            <w:szCs w:val="30"/>
          </w:rPr>
          <w:delText>a</w:delText>
        </w:r>
      </w:del>
      <w:r w:rsidRPr="00321075">
        <w:rPr>
          <w:rFonts w:ascii="Open Sans" w:eastAsia="Times New Roman" w:hAnsi="Open Sans" w:cs="Times New Roman"/>
          <w:color w:val="000000"/>
          <w:sz w:val="30"/>
          <w:szCs w:val="30"/>
        </w:rPr>
        <w:t xml:space="preserve"> edge on their competition, it brings ch</w:t>
      </w:r>
      <w:ins w:id="53" w:author="Vennard Wright" w:date="2022-11-02T10:34:00Z">
        <w:r w:rsidR="007A26A7">
          <w:rPr>
            <w:rFonts w:ascii="Open Sans" w:eastAsia="Times New Roman" w:hAnsi="Open Sans" w:cs="Times New Roman"/>
            <w:color w:val="000000"/>
            <w:sz w:val="30"/>
            <w:szCs w:val="30"/>
          </w:rPr>
          <w:t>a</w:t>
        </w:r>
      </w:ins>
      <w:r w:rsidRPr="00321075">
        <w:rPr>
          <w:rFonts w:ascii="Open Sans" w:eastAsia="Times New Roman" w:hAnsi="Open Sans" w:cs="Times New Roman"/>
          <w:color w:val="000000"/>
          <w:sz w:val="30"/>
          <w:szCs w:val="30"/>
        </w:rPr>
        <w:t xml:space="preserve">llenges too - technology solutions can still be complex, </w:t>
      </w:r>
      <w:r w:rsidRPr="00321075">
        <w:rPr>
          <w:rFonts w:ascii="Open Sans" w:eastAsia="Times New Roman" w:hAnsi="Open Sans" w:cs="Times New Roman"/>
          <w:color w:val="000000"/>
          <w:sz w:val="30"/>
          <w:szCs w:val="30"/>
        </w:rPr>
        <w:lastRenderedPageBreak/>
        <w:t xml:space="preserve">and </w:t>
      </w:r>
      <w:ins w:id="54" w:author="Vennard Wright" w:date="2022-11-02T10:34:00Z">
        <w:r w:rsidR="007A26A7">
          <w:rPr>
            <w:rFonts w:ascii="Open Sans" w:eastAsia="Times New Roman" w:hAnsi="Open Sans" w:cs="Times New Roman"/>
            <w:color w:val="000000"/>
            <w:sz w:val="30"/>
            <w:szCs w:val="30"/>
          </w:rPr>
          <w:t xml:space="preserve">a </w:t>
        </w:r>
      </w:ins>
      <w:r w:rsidRPr="00321075">
        <w:rPr>
          <w:rFonts w:ascii="Open Sans" w:eastAsia="Times New Roman" w:hAnsi="Open Sans" w:cs="Times New Roman"/>
          <w:color w:val="000000"/>
          <w:sz w:val="30"/>
          <w:szCs w:val="30"/>
        </w:rPr>
        <w:t xml:space="preserve">shortage of skills makes it difficult for everyone to take advantage of this </w:t>
      </w:r>
      <w:proofErr w:type="gramStart"/>
      <w:r w:rsidRPr="00321075">
        <w:rPr>
          <w:rFonts w:ascii="Open Sans" w:eastAsia="Times New Roman" w:hAnsi="Open Sans" w:cs="Times New Roman"/>
          <w:color w:val="000000"/>
          <w:sz w:val="30"/>
          <w:szCs w:val="30"/>
        </w:rPr>
        <w:t>new innovation</w:t>
      </w:r>
      <w:proofErr w:type="gramEnd"/>
      <w:r w:rsidRPr="00321075">
        <w:rPr>
          <w:rFonts w:ascii="Open Sans" w:eastAsia="Times New Roman" w:hAnsi="Open Sans" w:cs="Times New Roman"/>
          <w:color w:val="000000"/>
          <w:sz w:val="30"/>
          <w:szCs w:val="30"/>
        </w:rPr>
        <w:t xml:space="preserve">. To help solve those challenge and simplify the process, PerVista brokers </w:t>
      </w:r>
      <w:ins w:id="55" w:author="Vennard Wright" w:date="2022-11-02T10:34:00Z">
        <w:r w:rsidR="007A26A7">
          <w:rPr>
            <w:rFonts w:ascii="Open Sans" w:eastAsia="Times New Roman" w:hAnsi="Open Sans" w:cs="Times New Roman"/>
            <w:color w:val="000000"/>
            <w:sz w:val="30"/>
            <w:szCs w:val="30"/>
          </w:rPr>
          <w:t>a</w:t>
        </w:r>
      </w:ins>
      <w:r w:rsidRPr="00321075">
        <w:rPr>
          <w:rFonts w:ascii="Open Sans" w:eastAsia="Times New Roman" w:hAnsi="Open Sans" w:cs="Times New Roman"/>
          <w:color w:val="000000"/>
          <w:sz w:val="30"/>
          <w:szCs w:val="30"/>
        </w:rPr>
        <w:t xml:space="preserve">ccess to the tools, </w:t>
      </w:r>
      <w:proofErr w:type="gramStart"/>
      <w:r w:rsidRPr="00321075">
        <w:rPr>
          <w:rFonts w:ascii="Open Sans" w:eastAsia="Times New Roman" w:hAnsi="Open Sans" w:cs="Times New Roman"/>
          <w:color w:val="000000"/>
          <w:sz w:val="30"/>
          <w:szCs w:val="30"/>
        </w:rPr>
        <w:t>services</w:t>
      </w:r>
      <w:proofErr w:type="gramEnd"/>
      <w:r w:rsidRPr="00321075">
        <w:rPr>
          <w:rFonts w:ascii="Open Sans" w:eastAsia="Times New Roman" w:hAnsi="Open Sans" w:cs="Times New Roman"/>
          <w:color w:val="000000"/>
          <w:sz w:val="30"/>
          <w:szCs w:val="30"/>
        </w:rPr>
        <w:t xml:space="preserve"> and experts necessary to stay ahe</w:t>
      </w:r>
      <w:ins w:id="56" w:author="Vennard Wright" w:date="2022-11-02T10:34:00Z">
        <w:r w:rsidR="007A26A7">
          <w:rPr>
            <w:rFonts w:ascii="Open Sans" w:eastAsia="Times New Roman" w:hAnsi="Open Sans" w:cs="Times New Roman"/>
            <w:color w:val="000000"/>
            <w:sz w:val="30"/>
            <w:szCs w:val="30"/>
          </w:rPr>
          <w:t>a</w:t>
        </w:r>
      </w:ins>
      <w:r w:rsidRPr="00321075">
        <w:rPr>
          <w:rFonts w:ascii="Open Sans" w:eastAsia="Times New Roman" w:hAnsi="Open Sans" w:cs="Times New Roman"/>
          <w:color w:val="000000"/>
          <w:sz w:val="30"/>
          <w:szCs w:val="30"/>
        </w:rPr>
        <w:t>d of the competition.</w:t>
      </w:r>
    </w:p>
    <w:p w14:paraId="3344942D" w14:textId="77777777" w:rsidR="00321075" w:rsidRPr="00321075" w:rsidRDefault="00321075" w:rsidP="00321075">
      <w:pPr>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sz w:val="24"/>
          <w:szCs w:val="24"/>
        </w:rPr>
        <w:br/>
      </w:r>
    </w:p>
    <w:p w14:paraId="68F555E4" w14:textId="77777777" w:rsidR="00321075" w:rsidRPr="00321075" w:rsidRDefault="00321075" w:rsidP="00321075">
      <w:pPr>
        <w:spacing w:after="100" w:afterAutospacing="1" w:line="450" w:lineRule="atLeast"/>
        <w:rPr>
          <w:rFonts w:ascii="Open Sans" w:eastAsia="Times New Roman" w:hAnsi="Open Sans" w:cs="Times New Roman"/>
          <w:color w:val="000000"/>
          <w:sz w:val="30"/>
          <w:szCs w:val="30"/>
        </w:rPr>
      </w:pPr>
      <w:r w:rsidRPr="00321075">
        <w:rPr>
          <w:rFonts w:ascii="Open Sans" w:eastAsia="Times New Roman" w:hAnsi="Open Sans" w:cs="Times New Roman"/>
          <w:color w:val="000000"/>
          <w:sz w:val="30"/>
          <w:szCs w:val="30"/>
        </w:rPr>
        <w:t>With PerVista's help, you'll be empowered to push forward into a digital future.</w:t>
      </w:r>
    </w:p>
    <w:p w14:paraId="26ECF9F9" w14:textId="77777777" w:rsidR="00321075" w:rsidRPr="00321075" w:rsidRDefault="00321075" w:rsidP="00321075">
      <w:pPr>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sz w:val="24"/>
          <w:szCs w:val="24"/>
        </w:rPr>
        <w:t>Explore More</w:t>
      </w:r>
    </w:p>
    <w:p w14:paraId="6C3E9FBE" w14:textId="262C9DB4" w:rsidR="00321075" w:rsidRPr="00321075" w:rsidRDefault="00321075" w:rsidP="00321075">
      <w:pPr>
        <w:spacing w:line="240" w:lineRule="auto"/>
        <w:jc w:val="center"/>
        <w:rPr>
          <w:rFonts w:ascii="Times New Roman" w:eastAsia="Times New Roman" w:hAnsi="Times New Roman" w:cs="Times New Roman"/>
          <w:sz w:val="24"/>
          <w:szCs w:val="24"/>
        </w:rPr>
      </w:pPr>
      <w:r w:rsidRPr="00321075">
        <w:rPr>
          <w:rFonts w:ascii="Times New Roman" w:eastAsia="Times New Roman" w:hAnsi="Times New Roman" w:cs="Times New Roman"/>
          <w:noProof/>
          <w:color w:val="007BFF"/>
          <w:sz w:val="24"/>
          <w:szCs w:val="24"/>
        </w:rPr>
        <w:drawing>
          <wp:inline distT="0" distB="0" distL="0" distR="0" wp14:anchorId="08FE7935" wp14:editId="5F2B9629">
            <wp:extent cx="5943600" cy="3694430"/>
            <wp:effectExtent l="0" t="0" r="0" b="1270"/>
            <wp:docPr id="16" name="Picture 16" descr="A picture containing text&#10;&#10;Description automatically generate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a:hlinkClick r:id="rId29"/>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94430"/>
                    </a:xfrm>
                    <a:prstGeom prst="rect">
                      <a:avLst/>
                    </a:prstGeom>
                    <a:noFill/>
                    <a:ln>
                      <a:noFill/>
                    </a:ln>
                  </pic:spPr>
                </pic:pic>
              </a:graphicData>
            </a:graphic>
          </wp:inline>
        </w:drawing>
      </w:r>
    </w:p>
    <w:p w14:paraId="39833782" w14:textId="56EF9032" w:rsidR="00321075" w:rsidRPr="00321075" w:rsidRDefault="00321075" w:rsidP="00321075">
      <w:pPr>
        <w:shd w:val="clear" w:color="auto" w:fill="CD2B26"/>
        <w:spacing w:line="240" w:lineRule="auto"/>
        <w:rPr>
          <w:rFonts w:ascii="Times New Roman" w:eastAsia="Times New Roman" w:hAnsi="Times New Roman" w:cs="Times New Roman"/>
          <w:color w:val="FFFFFF"/>
          <w:sz w:val="24"/>
          <w:szCs w:val="24"/>
        </w:rPr>
      </w:pPr>
      <w:r w:rsidRPr="00321075">
        <w:rPr>
          <w:rFonts w:ascii="Times New Roman" w:eastAsia="Times New Roman" w:hAnsi="Times New Roman" w:cs="Times New Roman"/>
          <w:noProof/>
          <w:color w:val="FFFFFF"/>
          <w:sz w:val="24"/>
          <w:szCs w:val="24"/>
        </w:rPr>
        <w:drawing>
          <wp:inline distT="0" distB="0" distL="0" distR="0" wp14:anchorId="257CA5B8" wp14:editId="6BC09A62">
            <wp:extent cx="1036320" cy="1066800"/>
            <wp:effectExtent l="0" t="0" r="0" b="0"/>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6320" cy="1066800"/>
                    </a:xfrm>
                    <a:prstGeom prst="rect">
                      <a:avLst/>
                    </a:prstGeom>
                    <a:noFill/>
                    <a:ln>
                      <a:noFill/>
                    </a:ln>
                  </pic:spPr>
                </pic:pic>
              </a:graphicData>
            </a:graphic>
          </wp:inline>
        </w:drawing>
      </w:r>
    </w:p>
    <w:p w14:paraId="79F536E3" w14:textId="77777777" w:rsidR="00321075" w:rsidRPr="00321075" w:rsidRDefault="00321075" w:rsidP="00321075">
      <w:pPr>
        <w:shd w:val="clear" w:color="auto" w:fill="CD2B26"/>
        <w:spacing w:after="100" w:afterAutospacing="1" w:line="240" w:lineRule="auto"/>
        <w:outlineLvl w:val="3"/>
        <w:rPr>
          <w:rFonts w:ascii="Arial" w:eastAsia="Times New Roman" w:hAnsi="Arial" w:cs="Arial"/>
          <w:b/>
          <w:bCs/>
          <w:color w:val="FFFFFF"/>
          <w:sz w:val="24"/>
          <w:szCs w:val="24"/>
        </w:rPr>
      </w:pPr>
      <w:r w:rsidRPr="00321075">
        <w:rPr>
          <w:rFonts w:ascii="Arial" w:eastAsia="Times New Roman" w:hAnsi="Arial" w:cs="Arial"/>
          <w:b/>
          <w:bCs/>
          <w:color w:val="FFFFFF"/>
          <w:sz w:val="24"/>
          <w:szCs w:val="24"/>
        </w:rPr>
        <w:t>Compliance Offering</w:t>
      </w:r>
    </w:p>
    <w:p w14:paraId="4F47994D" w14:textId="77777777" w:rsidR="00321075" w:rsidRPr="00321075" w:rsidRDefault="00321075" w:rsidP="00321075">
      <w:pPr>
        <w:shd w:val="clear" w:color="auto" w:fill="CD2B26"/>
        <w:spacing w:after="100" w:afterAutospacing="1" w:line="240" w:lineRule="auto"/>
        <w:outlineLvl w:val="3"/>
        <w:rPr>
          <w:rFonts w:ascii="Arial" w:eastAsia="Times New Roman" w:hAnsi="Arial" w:cs="Arial"/>
          <w:b/>
          <w:bCs/>
          <w:color w:val="FFFFFF"/>
          <w:sz w:val="24"/>
          <w:szCs w:val="24"/>
        </w:rPr>
      </w:pPr>
      <w:r w:rsidRPr="00321075">
        <w:rPr>
          <w:rFonts w:ascii="Arial" w:eastAsia="Times New Roman" w:hAnsi="Arial" w:cs="Arial"/>
          <w:b/>
          <w:bCs/>
          <w:color w:val="FFFFFF"/>
          <w:sz w:val="24"/>
          <w:szCs w:val="24"/>
        </w:rPr>
        <w:pict w14:anchorId="39EE57EA">
          <v:rect id="_x0000_i1041" style="width:112.45pt;height:0" o:hrpct="0" o:hralign="center" o:hrstd="t" o:hr="t" fillcolor="#a0a0a0" stroked="f"/>
        </w:pict>
      </w:r>
    </w:p>
    <w:p w14:paraId="08D0FC1D" w14:textId="1BFDD17B" w:rsidR="00321075" w:rsidRPr="00321075" w:rsidRDefault="00321075" w:rsidP="00321075">
      <w:pPr>
        <w:shd w:val="clear" w:color="auto" w:fill="CD2B26"/>
        <w:spacing w:after="100" w:afterAutospacing="1" w:line="240" w:lineRule="auto"/>
        <w:outlineLvl w:val="4"/>
        <w:rPr>
          <w:rFonts w:ascii="Arial" w:eastAsia="Times New Roman" w:hAnsi="Arial" w:cs="Arial"/>
          <w:b/>
          <w:bCs/>
          <w:color w:val="FFFFFF"/>
          <w:sz w:val="20"/>
          <w:szCs w:val="20"/>
        </w:rPr>
      </w:pPr>
      <w:del w:id="57" w:author="Vennard Wright" w:date="2022-11-02T10:34:00Z">
        <w:r w:rsidRPr="00321075" w:rsidDel="007A26A7">
          <w:rPr>
            <w:rFonts w:ascii="Arial" w:eastAsia="Times New Roman" w:hAnsi="Arial" w:cs="Arial"/>
            <w:b/>
            <w:bCs/>
            <w:color w:val="FFFFFF"/>
            <w:sz w:val="20"/>
            <w:szCs w:val="20"/>
          </w:rPr>
          <w:delText>Lorem ipsum dolor sit amet, consectetur</w:delText>
        </w:r>
      </w:del>
      <w:ins w:id="58" w:author="Vennard Wright" w:date="2022-11-02T10:34:00Z">
        <w:r w:rsidR="007A26A7">
          <w:rPr>
            <w:rFonts w:ascii="Arial" w:eastAsia="Times New Roman" w:hAnsi="Arial" w:cs="Arial"/>
            <w:b/>
            <w:bCs/>
            <w:color w:val="FFFFFF"/>
            <w:sz w:val="20"/>
            <w:szCs w:val="20"/>
          </w:rPr>
          <w:t>See your organization’s PerVista Score</w:t>
        </w:r>
      </w:ins>
    </w:p>
    <w:p w14:paraId="54648F8B" w14:textId="17B5B8E0" w:rsidR="00321075" w:rsidRPr="00321075" w:rsidRDefault="00321075" w:rsidP="00321075">
      <w:pPr>
        <w:shd w:val="clear" w:color="auto" w:fill="CD2B26"/>
        <w:spacing w:line="240" w:lineRule="auto"/>
        <w:rPr>
          <w:rFonts w:ascii="Times New Roman" w:eastAsia="Times New Roman" w:hAnsi="Times New Roman" w:cs="Times New Roman"/>
          <w:color w:val="FFFFFF"/>
          <w:sz w:val="24"/>
          <w:szCs w:val="24"/>
        </w:rPr>
      </w:pPr>
      <w:r w:rsidRPr="00321075">
        <w:rPr>
          <w:rFonts w:ascii="Times New Roman" w:eastAsia="Times New Roman" w:hAnsi="Times New Roman" w:cs="Times New Roman"/>
          <w:noProof/>
          <w:color w:val="FFFFFF"/>
          <w:sz w:val="24"/>
          <w:szCs w:val="24"/>
        </w:rPr>
        <w:lastRenderedPageBreak/>
        <w:drawing>
          <wp:inline distT="0" distB="0" distL="0" distR="0" wp14:anchorId="07AF7E35" wp14:editId="7B80CFED">
            <wp:extent cx="1036320" cy="1066800"/>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36320" cy="1066800"/>
                    </a:xfrm>
                    <a:prstGeom prst="rect">
                      <a:avLst/>
                    </a:prstGeom>
                    <a:noFill/>
                    <a:ln>
                      <a:noFill/>
                    </a:ln>
                  </pic:spPr>
                </pic:pic>
              </a:graphicData>
            </a:graphic>
          </wp:inline>
        </w:drawing>
      </w:r>
    </w:p>
    <w:p w14:paraId="30E3AB60" w14:textId="079266B8" w:rsidR="00321075" w:rsidRPr="00321075" w:rsidRDefault="00321075" w:rsidP="00321075">
      <w:pPr>
        <w:shd w:val="clear" w:color="auto" w:fill="CD2B26"/>
        <w:spacing w:after="100" w:afterAutospacing="1" w:line="240" w:lineRule="auto"/>
        <w:outlineLvl w:val="3"/>
        <w:rPr>
          <w:rFonts w:ascii="Arial" w:eastAsia="Times New Roman" w:hAnsi="Arial" w:cs="Arial"/>
          <w:b/>
          <w:bCs/>
          <w:color w:val="FFFFFF"/>
          <w:sz w:val="24"/>
          <w:szCs w:val="24"/>
        </w:rPr>
      </w:pPr>
      <w:r w:rsidRPr="00321075">
        <w:rPr>
          <w:rFonts w:ascii="Arial" w:eastAsia="Times New Roman" w:hAnsi="Arial" w:cs="Arial"/>
          <w:b/>
          <w:bCs/>
          <w:color w:val="FFFFFF"/>
          <w:sz w:val="24"/>
          <w:szCs w:val="24"/>
        </w:rPr>
        <w:t>Small Size to Medium</w:t>
      </w:r>
      <w:r w:rsidRPr="00321075">
        <w:rPr>
          <w:rFonts w:ascii="Arial" w:eastAsia="Times New Roman" w:hAnsi="Arial" w:cs="Arial"/>
          <w:b/>
          <w:bCs/>
          <w:color w:val="FFFFFF"/>
          <w:sz w:val="24"/>
          <w:szCs w:val="24"/>
        </w:rPr>
        <w:br/>
        <w:t xml:space="preserve">Size </w:t>
      </w:r>
      <w:proofErr w:type="spellStart"/>
      <w:r w:rsidRPr="00321075">
        <w:rPr>
          <w:rFonts w:ascii="Arial" w:eastAsia="Times New Roman" w:hAnsi="Arial" w:cs="Arial"/>
          <w:b/>
          <w:bCs/>
          <w:color w:val="FFFFFF"/>
          <w:sz w:val="24"/>
          <w:szCs w:val="24"/>
        </w:rPr>
        <w:t>Organization</w:t>
      </w:r>
      <w:ins w:id="59" w:author="Vennard Wright" w:date="2022-11-02T10:35:00Z">
        <w:r w:rsidR="007A26A7">
          <w:rPr>
            <w:rFonts w:ascii="Arial" w:eastAsia="Times New Roman" w:hAnsi="Arial" w:cs="Arial"/>
            <w:b/>
            <w:bCs/>
            <w:color w:val="FFFFFF"/>
            <w:sz w:val="24"/>
            <w:szCs w:val="24"/>
          </w:rPr>
          <w:t>a</w:t>
        </w:r>
      </w:ins>
      <w:proofErr w:type="spellEnd"/>
    </w:p>
    <w:p w14:paraId="29326096" w14:textId="77777777" w:rsidR="00321075" w:rsidRPr="00321075" w:rsidRDefault="00321075" w:rsidP="00321075">
      <w:pPr>
        <w:shd w:val="clear" w:color="auto" w:fill="CD2B26"/>
        <w:spacing w:after="100" w:afterAutospacing="1" w:line="240" w:lineRule="auto"/>
        <w:outlineLvl w:val="3"/>
        <w:rPr>
          <w:rFonts w:ascii="Arial" w:eastAsia="Times New Roman" w:hAnsi="Arial" w:cs="Arial"/>
          <w:b/>
          <w:bCs/>
          <w:color w:val="FFFFFF"/>
          <w:sz w:val="24"/>
          <w:szCs w:val="24"/>
        </w:rPr>
      </w:pPr>
      <w:r w:rsidRPr="00321075">
        <w:rPr>
          <w:rFonts w:ascii="Arial" w:eastAsia="Times New Roman" w:hAnsi="Arial" w:cs="Arial"/>
          <w:b/>
          <w:bCs/>
          <w:color w:val="FFFFFF"/>
          <w:sz w:val="24"/>
          <w:szCs w:val="24"/>
        </w:rPr>
        <w:pict w14:anchorId="728974B1">
          <v:rect id="_x0000_i1043" style="width:112.45pt;height:0" o:hrpct="0" o:hralign="center" o:hrstd="t" o:hr="t" fillcolor="#a0a0a0" stroked="f"/>
        </w:pict>
      </w:r>
    </w:p>
    <w:p w14:paraId="0CB024C0" w14:textId="04953E2E" w:rsidR="00321075" w:rsidRPr="00321075" w:rsidRDefault="00321075" w:rsidP="00321075">
      <w:pPr>
        <w:shd w:val="clear" w:color="auto" w:fill="CD2B26"/>
        <w:spacing w:after="100" w:afterAutospacing="1" w:line="240" w:lineRule="auto"/>
        <w:outlineLvl w:val="4"/>
        <w:rPr>
          <w:rFonts w:ascii="Arial" w:eastAsia="Times New Roman" w:hAnsi="Arial" w:cs="Arial"/>
          <w:b/>
          <w:bCs/>
          <w:color w:val="FFFFFF"/>
          <w:sz w:val="20"/>
          <w:szCs w:val="20"/>
        </w:rPr>
      </w:pPr>
      <w:del w:id="60" w:author="Vennard Wright" w:date="2022-11-02T10:35:00Z">
        <w:r w:rsidRPr="00321075" w:rsidDel="007A26A7">
          <w:rPr>
            <w:rFonts w:ascii="Arial" w:eastAsia="Times New Roman" w:hAnsi="Arial" w:cs="Arial"/>
            <w:b/>
            <w:bCs/>
            <w:color w:val="FFFFFF"/>
            <w:sz w:val="20"/>
            <w:szCs w:val="20"/>
          </w:rPr>
          <w:delText>Lorem ipsum dolor sit amet, consectetur</w:delText>
        </w:r>
      </w:del>
      <w:ins w:id="61" w:author="Vennard Wright" w:date="2022-11-02T10:35:00Z">
        <w:r w:rsidR="007A26A7">
          <w:rPr>
            <w:rFonts w:ascii="Arial" w:eastAsia="Times New Roman" w:hAnsi="Arial" w:cs="Arial"/>
            <w:b/>
            <w:bCs/>
            <w:color w:val="FFFFFF"/>
            <w:sz w:val="20"/>
            <w:szCs w:val="20"/>
          </w:rPr>
          <w:t>A deliberate focus on the Midmarket</w:t>
        </w:r>
      </w:ins>
    </w:p>
    <w:p w14:paraId="5C7E8D73" w14:textId="7357CC06" w:rsidR="00321075" w:rsidRPr="00321075" w:rsidRDefault="00321075" w:rsidP="00321075">
      <w:pPr>
        <w:shd w:val="clear" w:color="auto" w:fill="CD2B26"/>
        <w:spacing w:line="240" w:lineRule="auto"/>
        <w:rPr>
          <w:rFonts w:ascii="Times New Roman" w:eastAsia="Times New Roman" w:hAnsi="Times New Roman" w:cs="Times New Roman"/>
          <w:color w:val="FFFFFF"/>
          <w:sz w:val="24"/>
          <w:szCs w:val="24"/>
        </w:rPr>
      </w:pPr>
      <w:r w:rsidRPr="00321075">
        <w:rPr>
          <w:rFonts w:ascii="Times New Roman" w:eastAsia="Times New Roman" w:hAnsi="Times New Roman" w:cs="Times New Roman"/>
          <w:noProof/>
          <w:color w:val="FFFFFF"/>
          <w:sz w:val="24"/>
          <w:szCs w:val="24"/>
        </w:rPr>
        <w:drawing>
          <wp:inline distT="0" distB="0" distL="0" distR="0" wp14:anchorId="1E4EA868" wp14:editId="13DF29EB">
            <wp:extent cx="1036320" cy="1066800"/>
            <wp:effectExtent l="0" t="0" r="0" b="0"/>
            <wp:docPr id="13" name="Picture 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36320" cy="1066800"/>
                    </a:xfrm>
                    <a:prstGeom prst="rect">
                      <a:avLst/>
                    </a:prstGeom>
                    <a:noFill/>
                    <a:ln>
                      <a:noFill/>
                    </a:ln>
                  </pic:spPr>
                </pic:pic>
              </a:graphicData>
            </a:graphic>
          </wp:inline>
        </w:drawing>
      </w:r>
    </w:p>
    <w:p w14:paraId="7E055B5A" w14:textId="77777777" w:rsidR="00321075" w:rsidRPr="00321075" w:rsidRDefault="00321075" w:rsidP="00321075">
      <w:pPr>
        <w:shd w:val="clear" w:color="auto" w:fill="CD2B26"/>
        <w:spacing w:after="100" w:afterAutospacing="1" w:line="240" w:lineRule="auto"/>
        <w:outlineLvl w:val="3"/>
        <w:rPr>
          <w:rFonts w:ascii="Arial" w:eastAsia="Times New Roman" w:hAnsi="Arial" w:cs="Arial"/>
          <w:b/>
          <w:bCs/>
          <w:color w:val="FFFFFF"/>
          <w:sz w:val="24"/>
          <w:szCs w:val="24"/>
        </w:rPr>
      </w:pPr>
      <w:r w:rsidRPr="00321075">
        <w:rPr>
          <w:rFonts w:ascii="Arial" w:eastAsia="Times New Roman" w:hAnsi="Arial" w:cs="Arial"/>
          <w:b/>
          <w:bCs/>
          <w:color w:val="FFFFFF"/>
          <w:sz w:val="24"/>
          <w:szCs w:val="24"/>
        </w:rPr>
        <w:t>New Subscriptions</w:t>
      </w:r>
    </w:p>
    <w:p w14:paraId="2E8E7F16" w14:textId="77777777" w:rsidR="00321075" w:rsidRPr="00321075" w:rsidRDefault="00321075" w:rsidP="00321075">
      <w:pPr>
        <w:shd w:val="clear" w:color="auto" w:fill="CD2B26"/>
        <w:spacing w:after="100" w:afterAutospacing="1" w:line="240" w:lineRule="auto"/>
        <w:outlineLvl w:val="3"/>
        <w:rPr>
          <w:rFonts w:ascii="Arial" w:eastAsia="Times New Roman" w:hAnsi="Arial" w:cs="Arial"/>
          <w:b/>
          <w:bCs/>
          <w:color w:val="FFFFFF"/>
          <w:sz w:val="24"/>
          <w:szCs w:val="24"/>
        </w:rPr>
      </w:pPr>
      <w:r w:rsidRPr="00321075">
        <w:rPr>
          <w:rFonts w:ascii="Arial" w:eastAsia="Times New Roman" w:hAnsi="Arial" w:cs="Arial"/>
          <w:b/>
          <w:bCs/>
          <w:color w:val="FFFFFF"/>
          <w:sz w:val="24"/>
          <w:szCs w:val="24"/>
        </w:rPr>
        <w:pict w14:anchorId="4A9F6C3B">
          <v:rect id="_x0000_i1045" style="width:112.45pt;height:0" o:hrpct="0" o:hralign="center" o:hrstd="t" o:hr="t" fillcolor="#a0a0a0" stroked="f"/>
        </w:pict>
      </w:r>
    </w:p>
    <w:p w14:paraId="2BAE3E58" w14:textId="434738DA" w:rsidR="00321075" w:rsidRPr="00321075" w:rsidRDefault="00321075" w:rsidP="00321075">
      <w:pPr>
        <w:shd w:val="clear" w:color="auto" w:fill="CD2B26"/>
        <w:spacing w:after="100" w:afterAutospacing="1" w:line="240" w:lineRule="auto"/>
        <w:outlineLvl w:val="4"/>
        <w:rPr>
          <w:rFonts w:ascii="Arial" w:eastAsia="Times New Roman" w:hAnsi="Arial" w:cs="Arial"/>
          <w:b/>
          <w:bCs/>
          <w:color w:val="FFFFFF"/>
          <w:sz w:val="20"/>
          <w:szCs w:val="20"/>
        </w:rPr>
      </w:pPr>
      <w:del w:id="62" w:author="Vennard Wright" w:date="2022-11-02T10:35:00Z">
        <w:r w:rsidRPr="00321075" w:rsidDel="007A26A7">
          <w:rPr>
            <w:rFonts w:ascii="Arial" w:eastAsia="Times New Roman" w:hAnsi="Arial" w:cs="Arial"/>
            <w:b/>
            <w:bCs/>
            <w:color w:val="FFFFFF"/>
            <w:sz w:val="20"/>
            <w:szCs w:val="20"/>
          </w:rPr>
          <w:delText>Lorem ipsum dolor sit amet, consectetur</w:delText>
        </w:r>
      </w:del>
      <w:ins w:id="63" w:author="Vennard Wright" w:date="2022-11-02T10:35:00Z">
        <w:r w:rsidR="007A26A7">
          <w:rPr>
            <w:rFonts w:ascii="Arial" w:eastAsia="Times New Roman" w:hAnsi="Arial" w:cs="Arial"/>
            <w:b/>
            <w:bCs/>
            <w:color w:val="FFFFFF"/>
            <w:sz w:val="20"/>
            <w:szCs w:val="20"/>
          </w:rPr>
          <w:t>Subscribe today to gain access to proven technologies</w:t>
        </w:r>
      </w:ins>
    </w:p>
    <w:p w14:paraId="569A7728" w14:textId="77777777" w:rsidR="00321075" w:rsidRPr="00321075" w:rsidRDefault="00321075" w:rsidP="00321075">
      <w:pPr>
        <w:spacing w:after="100" w:afterAutospacing="1" w:line="240" w:lineRule="auto"/>
        <w:jc w:val="center"/>
        <w:outlineLvl w:val="0"/>
        <w:rPr>
          <w:rFonts w:ascii="Arial" w:eastAsia="Times New Roman" w:hAnsi="Arial" w:cs="Arial"/>
          <w:color w:val="222222"/>
          <w:kern w:val="36"/>
          <w:sz w:val="48"/>
          <w:szCs w:val="48"/>
        </w:rPr>
      </w:pPr>
      <w:commentRangeStart w:id="64"/>
      <w:r w:rsidRPr="00321075">
        <w:rPr>
          <w:rFonts w:ascii="Arial" w:eastAsia="Times New Roman" w:hAnsi="Arial" w:cs="Arial"/>
          <w:b/>
          <w:bCs/>
          <w:color w:val="A52A2A"/>
          <w:kern w:val="36"/>
          <w:sz w:val="48"/>
          <w:szCs w:val="48"/>
        </w:rPr>
        <w:t>Feedback</w:t>
      </w:r>
      <w:r w:rsidRPr="00321075">
        <w:rPr>
          <w:rFonts w:ascii="Arial" w:eastAsia="Times New Roman" w:hAnsi="Arial" w:cs="Arial"/>
          <w:color w:val="222222"/>
          <w:kern w:val="36"/>
          <w:sz w:val="48"/>
          <w:szCs w:val="48"/>
        </w:rPr>
        <w:t> </w:t>
      </w:r>
      <w:r w:rsidRPr="00321075">
        <w:rPr>
          <w:rFonts w:ascii="Arial" w:eastAsia="Times New Roman" w:hAnsi="Arial" w:cs="Arial"/>
          <w:b/>
          <w:bCs/>
          <w:color w:val="232323"/>
          <w:kern w:val="36"/>
          <w:sz w:val="48"/>
          <w:szCs w:val="48"/>
        </w:rPr>
        <w:t>From PerVista User</w:t>
      </w:r>
      <w:commentRangeEnd w:id="64"/>
      <w:r w:rsidR="00945823">
        <w:rPr>
          <w:rStyle w:val="CommentReference"/>
        </w:rPr>
        <w:commentReference w:id="64"/>
      </w:r>
    </w:p>
    <w:p w14:paraId="7EDA146A" w14:textId="7DAF49D7" w:rsidR="00321075" w:rsidRPr="00321075" w:rsidRDefault="00321075" w:rsidP="00321075">
      <w:pPr>
        <w:shd w:val="clear" w:color="auto" w:fill="FFFFFF"/>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lastRenderedPageBreak/>
        <w:drawing>
          <wp:inline distT="0" distB="0" distL="0" distR="0" wp14:anchorId="6107F417" wp14:editId="0A15B437">
            <wp:extent cx="4762500" cy="4762500"/>
            <wp:effectExtent l="0" t="0" r="0" b="0"/>
            <wp:docPr id="12" name="Picture 12" descr="Cinque Te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inque Ter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0F4E3360" w14:textId="77777777" w:rsidR="00321075" w:rsidRPr="00321075" w:rsidRDefault="00321075" w:rsidP="00321075">
      <w:pPr>
        <w:shd w:val="clear" w:color="auto" w:fill="FFFFFF"/>
        <w:spacing w:afterAutospacing="1" w:line="240" w:lineRule="auto"/>
        <w:outlineLvl w:val="4"/>
        <w:rPr>
          <w:rFonts w:ascii="Arial" w:eastAsia="Times New Roman" w:hAnsi="Arial" w:cs="Arial"/>
          <w:color w:val="222222"/>
          <w:sz w:val="20"/>
          <w:szCs w:val="20"/>
        </w:rPr>
      </w:pPr>
      <w:r w:rsidRPr="00321075">
        <w:rPr>
          <w:rFonts w:ascii="Arial" w:eastAsia="Times New Roman" w:hAnsi="Arial" w:cs="Arial"/>
          <w:b/>
          <w:bCs/>
          <w:color w:val="232323"/>
          <w:sz w:val="20"/>
          <w:szCs w:val="20"/>
          <w:shd w:val="clear" w:color="auto" w:fill="FFFFFF"/>
        </w:rPr>
        <w:t>Acme Consulting</w:t>
      </w:r>
    </w:p>
    <w:p w14:paraId="4615AFEF" w14:textId="77777777" w:rsidR="00321075" w:rsidRPr="00321075" w:rsidRDefault="00321075" w:rsidP="00321075">
      <w:pPr>
        <w:shd w:val="clear" w:color="auto" w:fill="FFFFFF"/>
        <w:spacing w:after="100" w:afterAutospacing="1" w:line="240" w:lineRule="auto"/>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     Portland, OR</w:t>
      </w:r>
    </w:p>
    <w:p w14:paraId="490B374B" w14:textId="77777777" w:rsidR="00321075" w:rsidRPr="00321075" w:rsidRDefault="00321075" w:rsidP="00321075">
      <w:pPr>
        <w:shd w:val="clear" w:color="auto" w:fill="FFFFFF"/>
        <w:spacing w:line="240" w:lineRule="auto"/>
        <w:rPr>
          <w:rFonts w:ascii="Times New Roman" w:eastAsia="Times New Roman" w:hAnsi="Times New Roman" w:cs="Times New Roman"/>
          <w:color w:val="FFD700"/>
          <w:sz w:val="24"/>
          <w:szCs w:val="24"/>
        </w:rPr>
      </w:pPr>
      <w:r w:rsidRPr="00321075">
        <w:rPr>
          <w:rFonts w:ascii="Times New Roman" w:eastAsia="Times New Roman" w:hAnsi="Times New Roman" w:cs="Times New Roman"/>
          <w:color w:val="FFD700"/>
          <w:sz w:val="24"/>
          <w:szCs w:val="24"/>
        </w:rPr>
        <w:t>         </w:t>
      </w:r>
    </w:p>
    <w:p w14:paraId="4E551F6C" w14:textId="77777777" w:rsidR="00321075" w:rsidRPr="00321075" w:rsidRDefault="00321075" w:rsidP="00321075">
      <w:pPr>
        <w:shd w:val="clear" w:color="auto" w:fill="FFFFFF"/>
        <w:spacing w:after="100" w:afterAutospacing="1" w:line="240" w:lineRule="auto"/>
        <w:textAlignment w:val="top"/>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Today, the need to keep patient records secure is more important than ever. We were able to understand the process more easily by leveraging the learning tools and resources available through PerVista.</w:t>
      </w:r>
    </w:p>
    <w:p w14:paraId="32A350A5" w14:textId="5BCCF1F2" w:rsidR="00321075" w:rsidRPr="00321075" w:rsidRDefault="00321075" w:rsidP="00321075">
      <w:pPr>
        <w:shd w:val="clear" w:color="auto" w:fill="FFFFFF"/>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lastRenderedPageBreak/>
        <w:drawing>
          <wp:inline distT="0" distB="0" distL="0" distR="0" wp14:anchorId="092BFC56" wp14:editId="57DD31D1">
            <wp:extent cx="4762500" cy="4762500"/>
            <wp:effectExtent l="0" t="0" r="0" b="0"/>
            <wp:docPr id="11" name="Picture 11" descr="Cinque Te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nque Ter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3E599EB0" w14:textId="77777777" w:rsidR="00321075" w:rsidRPr="00321075" w:rsidRDefault="00321075" w:rsidP="00321075">
      <w:pPr>
        <w:shd w:val="clear" w:color="auto" w:fill="FFFFFF"/>
        <w:spacing w:afterAutospacing="1" w:line="240" w:lineRule="auto"/>
        <w:outlineLvl w:val="4"/>
        <w:rPr>
          <w:rFonts w:ascii="Arial" w:eastAsia="Times New Roman" w:hAnsi="Arial" w:cs="Arial"/>
          <w:color w:val="222222"/>
          <w:sz w:val="20"/>
          <w:szCs w:val="20"/>
        </w:rPr>
      </w:pPr>
      <w:r w:rsidRPr="00321075">
        <w:rPr>
          <w:rFonts w:ascii="Arial" w:eastAsia="Times New Roman" w:hAnsi="Arial" w:cs="Arial"/>
          <w:b/>
          <w:bCs/>
          <w:color w:val="232323"/>
          <w:sz w:val="20"/>
          <w:szCs w:val="20"/>
          <w:shd w:val="clear" w:color="auto" w:fill="FFFFFF"/>
        </w:rPr>
        <w:t>Acme Consulting</w:t>
      </w:r>
    </w:p>
    <w:p w14:paraId="0F298A20" w14:textId="77777777" w:rsidR="00321075" w:rsidRPr="00321075" w:rsidRDefault="00321075" w:rsidP="00321075">
      <w:pPr>
        <w:shd w:val="clear" w:color="auto" w:fill="FFFFFF"/>
        <w:spacing w:after="100" w:afterAutospacing="1" w:line="240" w:lineRule="auto"/>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     Portland, OR</w:t>
      </w:r>
    </w:p>
    <w:p w14:paraId="47A4AC57" w14:textId="77777777" w:rsidR="00321075" w:rsidRPr="00321075" w:rsidRDefault="00321075" w:rsidP="00321075">
      <w:pPr>
        <w:shd w:val="clear" w:color="auto" w:fill="FFFFFF"/>
        <w:spacing w:line="240" w:lineRule="auto"/>
        <w:rPr>
          <w:rFonts w:ascii="Times New Roman" w:eastAsia="Times New Roman" w:hAnsi="Times New Roman" w:cs="Times New Roman"/>
          <w:color w:val="FFD700"/>
          <w:sz w:val="24"/>
          <w:szCs w:val="24"/>
        </w:rPr>
      </w:pPr>
      <w:r w:rsidRPr="00321075">
        <w:rPr>
          <w:rFonts w:ascii="Times New Roman" w:eastAsia="Times New Roman" w:hAnsi="Times New Roman" w:cs="Times New Roman"/>
          <w:color w:val="FFD700"/>
          <w:sz w:val="24"/>
          <w:szCs w:val="24"/>
        </w:rPr>
        <w:t>         </w:t>
      </w:r>
    </w:p>
    <w:p w14:paraId="137460B9" w14:textId="77777777" w:rsidR="00321075" w:rsidRPr="00321075" w:rsidRDefault="00321075" w:rsidP="00321075">
      <w:pPr>
        <w:shd w:val="clear" w:color="auto" w:fill="FFFFFF"/>
        <w:spacing w:after="100" w:afterAutospacing="1" w:line="240" w:lineRule="auto"/>
        <w:textAlignment w:val="top"/>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 xml:space="preserve">Lorem ipsum dolor sit </w:t>
      </w:r>
      <w:proofErr w:type="spellStart"/>
      <w:r w:rsidRPr="00321075">
        <w:rPr>
          <w:rFonts w:ascii="Arial" w:eastAsia="Times New Roman" w:hAnsi="Arial" w:cs="Arial"/>
          <w:color w:val="222222"/>
          <w:sz w:val="15"/>
          <w:szCs w:val="15"/>
        </w:rPr>
        <w:t>amet</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consectetur</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adipisicing</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elit</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Amet</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velit</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porro</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molestias</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numquam</w:t>
      </w:r>
      <w:proofErr w:type="spellEnd"/>
      <w:r w:rsidRPr="00321075">
        <w:rPr>
          <w:rFonts w:ascii="Arial" w:eastAsia="Times New Roman" w:hAnsi="Arial" w:cs="Arial"/>
          <w:color w:val="222222"/>
          <w:sz w:val="15"/>
          <w:szCs w:val="15"/>
        </w:rPr>
        <w:t xml:space="preserve"> nobis </w:t>
      </w:r>
      <w:proofErr w:type="spellStart"/>
      <w:r w:rsidRPr="00321075">
        <w:rPr>
          <w:rFonts w:ascii="Arial" w:eastAsia="Times New Roman" w:hAnsi="Arial" w:cs="Arial"/>
          <w:color w:val="222222"/>
          <w:sz w:val="15"/>
          <w:szCs w:val="15"/>
        </w:rPr>
        <w:t>assumenda</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nulla</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quaerat</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ut</w:t>
      </w:r>
      <w:proofErr w:type="spellEnd"/>
      <w:r w:rsidRPr="00321075">
        <w:rPr>
          <w:rFonts w:ascii="Arial" w:eastAsia="Times New Roman" w:hAnsi="Arial" w:cs="Arial"/>
          <w:color w:val="222222"/>
          <w:sz w:val="15"/>
          <w:szCs w:val="15"/>
        </w:rPr>
        <w:t xml:space="preserve">, nemo </w:t>
      </w:r>
      <w:proofErr w:type="spellStart"/>
      <w:r w:rsidRPr="00321075">
        <w:rPr>
          <w:rFonts w:ascii="Arial" w:eastAsia="Times New Roman" w:hAnsi="Arial" w:cs="Arial"/>
          <w:color w:val="222222"/>
          <w:sz w:val="15"/>
          <w:szCs w:val="15"/>
        </w:rPr>
        <w:t>dignissimos</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quis</w:t>
      </w:r>
      <w:proofErr w:type="spellEnd"/>
      <w:r w:rsidRPr="00321075">
        <w:rPr>
          <w:rFonts w:ascii="Arial" w:eastAsia="Times New Roman" w:hAnsi="Arial" w:cs="Arial"/>
          <w:color w:val="222222"/>
          <w:sz w:val="15"/>
          <w:szCs w:val="15"/>
        </w:rPr>
        <w:t xml:space="preserve"> nisi </w:t>
      </w:r>
      <w:proofErr w:type="spellStart"/>
      <w:r w:rsidRPr="00321075">
        <w:rPr>
          <w:rFonts w:ascii="Arial" w:eastAsia="Times New Roman" w:hAnsi="Arial" w:cs="Arial"/>
          <w:color w:val="222222"/>
          <w:sz w:val="15"/>
          <w:szCs w:val="15"/>
        </w:rPr>
        <w:t>deleniti</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veritatis</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esse</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ratione</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suscipit</w:t>
      </w:r>
      <w:proofErr w:type="spellEnd"/>
      <w:r w:rsidRPr="00321075">
        <w:rPr>
          <w:rFonts w:ascii="Arial" w:eastAsia="Times New Roman" w:hAnsi="Arial" w:cs="Arial"/>
          <w:color w:val="222222"/>
          <w:sz w:val="15"/>
          <w:szCs w:val="15"/>
        </w:rPr>
        <w:t xml:space="preserve"> rem, </w:t>
      </w:r>
      <w:proofErr w:type="spellStart"/>
      <w:r w:rsidRPr="00321075">
        <w:rPr>
          <w:rFonts w:ascii="Arial" w:eastAsia="Times New Roman" w:hAnsi="Arial" w:cs="Arial"/>
          <w:color w:val="222222"/>
          <w:sz w:val="15"/>
          <w:szCs w:val="15"/>
        </w:rPr>
        <w:t>fugiat</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fuga</w:t>
      </w:r>
      <w:proofErr w:type="spellEnd"/>
      <w:r w:rsidRPr="00321075">
        <w:rPr>
          <w:rFonts w:ascii="Arial" w:eastAsia="Times New Roman" w:hAnsi="Arial" w:cs="Arial"/>
          <w:color w:val="222222"/>
          <w:sz w:val="15"/>
          <w:szCs w:val="15"/>
        </w:rPr>
        <w:t>.</w:t>
      </w:r>
    </w:p>
    <w:p w14:paraId="72AF47E2" w14:textId="0F9992A7" w:rsidR="00321075" w:rsidRPr="00321075" w:rsidRDefault="00321075" w:rsidP="00321075">
      <w:pPr>
        <w:shd w:val="clear" w:color="auto" w:fill="FFFFFF"/>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lastRenderedPageBreak/>
        <w:drawing>
          <wp:inline distT="0" distB="0" distL="0" distR="0" wp14:anchorId="777C2AE2" wp14:editId="4AD2AF3D">
            <wp:extent cx="4762500" cy="4762500"/>
            <wp:effectExtent l="0" t="0" r="0" b="0"/>
            <wp:docPr id="10" name="Picture 10" descr="Cinque Te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inque Ter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4965AF86" w14:textId="77777777" w:rsidR="00321075" w:rsidRPr="00321075" w:rsidRDefault="00321075" w:rsidP="00321075">
      <w:pPr>
        <w:shd w:val="clear" w:color="auto" w:fill="FFFFFF"/>
        <w:spacing w:afterAutospacing="1" w:line="240" w:lineRule="auto"/>
        <w:outlineLvl w:val="4"/>
        <w:rPr>
          <w:rFonts w:ascii="Arial" w:eastAsia="Times New Roman" w:hAnsi="Arial" w:cs="Arial"/>
          <w:color w:val="222222"/>
          <w:sz w:val="20"/>
          <w:szCs w:val="20"/>
        </w:rPr>
      </w:pPr>
      <w:r w:rsidRPr="00321075">
        <w:rPr>
          <w:rFonts w:ascii="Arial" w:eastAsia="Times New Roman" w:hAnsi="Arial" w:cs="Arial"/>
          <w:b/>
          <w:bCs/>
          <w:color w:val="232323"/>
          <w:sz w:val="20"/>
          <w:szCs w:val="20"/>
          <w:shd w:val="clear" w:color="auto" w:fill="FFFFFF"/>
        </w:rPr>
        <w:t>Acme Consulting</w:t>
      </w:r>
    </w:p>
    <w:p w14:paraId="5D0B7C6C" w14:textId="77777777" w:rsidR="00321075" w:rsidRPr="00321075" w:rsidRDefault="00321075" w:rsidP="00321075">
      <w:pPr>
        <w:shd w:val="clear" w:color="auto" w:fill="FFFFFF"/>
        <w:spacing w:after="100" w:afterAutospacing="1" w:line="240" w:lineRule="auto"/>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     Portland, OR</w:t>
      </w:r>
    </w:p>
    <w:p w14:paraId="1CB125C9" w14:textId="77777777" w:rsidR="00321075" w:rsidRPr="00321075" w:rsidRDefault="00321075" w:rsidP="00321075">
      <w:pPr>
        <w:shd w:val="clear" w:color="auto" w:fill="FFFFFF"/>
        <w:spacing w:line="240" w:lineRule="auto"/>
        <w:rPr>
          <w:rFonts w:ascii="Times New Roman" w:eastAsia="Times New Roman" w:hAnsi="Times New Roman" w:cs="Times New Roman"/>
          <w:color w:val="FFD700"/>
          <w:sz w:val="24"/>
          <w:szCs w:val="24"/>
        </w:rPr>
      </w:pPr>
      <w:r w:rsidRPr="00321075">
        <w:rPr>
          <w:rFonts w:ascii="Times New Roman" w:eastAsia="Times New Roman" w:hAnsi="Times New Roman" w:cs="Times New Roman"/>
          <w:color w:val="FFD700"/>
          <w:sz w:val="24"/>
          <w:szCs w:val="24"/>
        </w:rPr>
        <w:t>         </w:t>
      </w:r>
    </w:p>
    <w:p w14:paraId="53034EBC" w14:textId="77777777" w:rsidR="00321075" w:rsidRPr="00321075" w:rsidRDefault="00321075" w:rsidP="00321075">
      <w:pPr>
        <w:shd w:val="clear" w:color="auto" w:fill="FFFFFF"/>
        <w:spacing w:after="100" w:afterAutospacing="1" w:line="240" w:lineRule="auto"/>
        <w:textAlignment w:val="top"/>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 xml:space="preserve">Lorem ipsum dolor sit </w:t>
      </w:r>
      <w:proofErr w:type="spellStart"/>
      <w:r w:rsidRPr="00321075">
        <w:rPr>
          <w:rFonts w:ascii="Arial" w:eastAsia="Times New Roman" w:hAnsi="Arial" w:cs="Arial"/>
          <w:color w:val="222222"/>
          <w:sz w:val="15"/>
          <w:szCs w:val="15"/>
        </w:rPr>
        <w:t>amet</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consectetur</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adipisicing</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elit</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Amet</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velit</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porro</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molestias</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numquam</w:t>
      </w:r>
      <w:proofErr w:type="spellEnd"/>
      <w:r w:rsidRPr="00321075">
        <w:rPr>
          <w:rFonts w:ascii="Arial" w:eastAsia="Times New Roman" w:hAnsi="Arial" w:cs="Arial"/>
          <w:color w:val="222222"/>
          <w:sz w:val="15"/>
          <w:szCs w:val="15"/>
        </w:rPr>
        <w:t xml:space="preserve"> nobis </w:t>
      </w:r>
      <w:proofErr w:type="spellStart"/>
      <w:r w:rsidRPr="00321075">
        <w:rPr>
          <w:rFonts w:ascii="Arial" w:eastAsia="Times New Roman" w:hAnsi="Arial" w:cs="Arial"/>
          <w:color w:val="222222"/>
          <w:sz w:val="15"/>
          <w:szCs w:val="15"/>
        </w:rPr>
        <w:t>assumenda</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nulla</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quaerat</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ut</w:t>
      </w:r>
      <w:proofErr w:type="spellEnd"/>
      <w:r w:rsidRPr="00321075">
        <w:rPr>
          <w:rFonts w:ascii="Arial" w:eastAsia="Times New Roman" w:hAnsi="Arial" w:cs="Arial"/>
          <w:color w:val="222222"/>
          <w:sz w:val="15"/>
          <w:szCs w:val="15"/>
        </w:rPr>
        <w:t xml:space="preserve">, nemo </w:t>
      </w:r>
      <w:proofErr w:type="spellStart"/>
      <w:r w:rsidRPr="00321075">
        <w:rPr>
          <w:rFonts w:ascii="Arial" w:eastAsia="Times New Roman" w:hAnsi="Arial" w:cs="Arial"/>
          <w:color w:val="222222"/>
          <w:sz w:val="15"/>
          <w:szCs w:val="15"/>
        </w:rPr>
        <w:t>dignissimos</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quis</w:t>
      </w:r>
      <w:proofErr w:type="spellEnd"/>
      <w:r w:rsidRPr="00321075">
        <w:rPr>
          <w:rFonts w:ascii="Arial" w:eastAsia="Times New Roman" w:hAnsi="Arial" w:cs="Arial"/>
          <w:color w:val="222222"/>
          <w:sz w:val="15"/>
          <w:szCs w:val="15"/>
        </w:rPr>
        <w:t xml:space="preserve"> nisi </w:t>
      </w:r>
      <w:proofErr w:type="spellStart"/>
      <w:r w:rsidRPr="00321075">
        <w:rPr>
          <w:rFonts w:ascii="Arial" w:eastAsia="Times New Roman" w:hAnsi="Arial" w:cs="Arial"/>
          <w:color w:val="222222"/>
          <w:sz w:val="15"/>
          <w:szCs w:val="15"/>
        </w:rPr>
        <w:t>deleniti</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veritatis</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esse</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ratione</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suscipit</w:t>
      </w:r>
      <w:proofErr w:type="spellEnd"/>
      <w:r w:rsidRPr="00321075">
        <w:rPr>
          <w:rFonts w:ascii="Arial" w:eastAsia="Times New Roman" w:hAnsi="Arial" w:cs="Arial"/>
          <w:color w:val="222222"/>
          <w:sz w:val="15"/>
          <w:szCs w:val="15"/>
        </w:rPr>
        <w:t xml:space="preserve"> rem, </w:t>
      </w:r>
      <w:proofErr w:type="spellStart"/>
      <w:r w:rsidRPr="00321075">
        <w:rPr>
          <w:rFonts w:ascii="Arial" w:eastAsia="Times New Roman" w:hAnsi="Arial" w:cs="Arial"/>
          <w:color w:val="222222"/>
          <w:sz w:val="15"/>
          <w:szCs w:val="15"/>
        </w:rPr>
        <w:t>fugiat</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fuga</w:t>
      </w:r>
      <w:proofErr w:type="spellEnd"/>
      <w:r w:rsidRPr="00321075">
        <w:rPr>
          <w:rFonts w:ascii="Arial" w:eastAsia="Times New Roman" w:hAnsi="Arial" w:cs="Arial"/>
          <w:color w:val="222222"/>
          <w:sz w:val="15"/>
          <w:szCs w:val="15"/>
        </w:rPr>
        <w:t>.</w:t>
      </w:r>
    </w:p>
    <w:p w14:paraId="40F05D69" w14:textId="0642FBBE" w:rsidR="00321075" w:rsidRPr="00321075" w:rsidRDefault="00321075" w:rsidP="00321075">
      <w:pPr>
        <w:shd w:val="clear" w:color="auto" w:fill="FFFFFF"/>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lastRenderedPageBreak/>
        <w:drawing>
          <wp:inline distT="0" distB="0" distL="0" distR="0" wp14:anchorId="7186106B" wp14:editId="0A44A38D">
            <wp:extent cx="4762500" cy="4762500"/>
            <wp:effectExtent l="0" t="0" r="0" b="0"/>
            <wp:docPr id="9" name="Picture 9" descr="Cinque Te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inque Ter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603C5A30" w14:textId="77777777" w:rsidR="00321075" w:rsidRPr="00321075" w:rsidRDefault="00321075" w:rsidP="00321075">
      <w:pPr>
        <w:shd w:val="clear" w:color="auto" w:fill="FFFFFF"/>
        <w:spacing w:afterAutospacing="1" w:line="240" w:lineRule="auto"/>
        <w:outlineLvl w:val="4"/>
        <w:rPr>
          <w:rFonts w:ascii="Arial" w:eastAsia="Times New Roman" w:hAnsi="Arial" w:cs="Arial"/>
          <w:color w:val="222222"/>
          <w:sz w:val="20"/>
          <w:szCs w:val="20"/>
        </w:rPr>
      </w:pPr>
      <w:r w:rsidRPr="00321075">
        <w:rPr>
          <w:rFonts w:ascii="Arial" w:eastAsia="Times New Roman" w:hAnsi="Arial" w:cs="Arial"/>
          <w:b/>
          <w:bCs/>
          <w:color w:val="232323"/>
          <w:sz w:val="20"/>
          <w:szCs w:val="20"/>
          <w:shd w:val="clear" w:color="auto" w:fill="FFFFFF"/>
        </w:rPr>
        <w:t>Acme Consulting</w:t>
      </w:r>
    </w:p>
    <w:p w14:paraId="065CC380" w14:textId="77777777" w:rsidR="00321075" w:rsidRPr="00321075" w:rsidRDefault="00321075" w:rsidP="00321075">
      <w:pPr>
        <w:shd w:val="clear" w:color="auto" w:fill="FFFFFF"/>
        <w:spacing w:after="100" w:afterAutospacing="1" w:line="240" w:lineRule="auto"/>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     Portland, OR</w:t>
      </w:r>
    </w:p>
    <w:p w14:paraId="2FC4B3BB" w14:textId="77777777" w:rsidR="00321075" w:rsidRPr="00321075" w:rsidRDefault="00321075" w:rsidP="00321075">
      <w:pPr>
        <w:shd w:val="clear" w:color="auto" w:fill="FFFFFF"/>
        <w:spacing w:line="240" w:lineRule="auto"/>
        <w:rPr>
          <w:rFonts w:ascii="Times New Roman" w:eastAsia="Times New Roman" w:hAnsi="Times New Roman" w:cs="Times New Roman"/>
          <w:color w:val="FFD700"/>
          <w:sz w:val="24"/>
          <w:szCs w:val="24"/>
        </w:rPr>
      </w:pPr>
      <w:r w:rsidRPr="00321075">
        <w:rPr>
          <w:rFonts w:ascii="Times New Roman" w:eastAsia="Times New Roman" w:hAnsi="Times New Roman" w:cs="Times New Roman"/>
          <w:color w:val="FFD700"/>
          <w:sz w:val="24"/>
          <w:szCs w:val="24"/>
        </w:rPr>
        <w:t>         </w:t>
      </w:r>
    </w:p>
    <w:p w14:paraId="282FE98C" w14:textId="77777777" w:rsidR="00321075" w:rsidRPr="00321075" w:rsidRDefault="00321075" w:rsidP="00321075">
      <w:pPr>
        <w:shd w:val="clear" w:color="auto" w:fill="FFFFFF"/>
        <w:spacing w:after="100" w:afterAutospacing="1" w:line="240" w:lineRule="auto"/>
        <w:textAlignment w:val="top"/>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 xml:space="preserve">Pervista, a new software-as-a-service (SaaS) offering that reduces the complexity of IT solutions helped enable our transition to </w:t>
      </w:r>
      <w:proofErr w:type="spellStart"/>
      <w:r w:rsidRPr="00321075">
        <w:rPr>
          <w:rFonts w:ascii="Arial" w:eastAsia="Times New Roman" w:hAnsi="Arial" w:cs="Arial"/>
          <w:color w:val="222222"/>
          <w:sz w:val="15"/>
          <w:szCs w:val="15"/>
        </w:rPr>
        <w:t>othe</w:t>
      </w:r>
      <w:proofErr w:type="spellEnd"/>
      <w:r w:rsidRPr="00321075">
        <w:rPr>
          <w:rFonts w:ascii="Arial" w:eastAsia="Times New Roman" w:hAnsi="Arial" w:cs="Arial"/>
          <w:color w:val="222222"/>
          <w:sz w:val="15"/>
          <w:szCs w:val="15"/>
        </w:rPr>
        <w:t xml:space="preserve"> cloud, without requiring internal expertise.</w:t>
      </w:r>
    </w:p>
    <w:p w14:paraId="511F66D1" w14:textId="77777777" w:rsidR="00321075" w:rsidRPr="00321075" w:rsidRDefault="00321075" w:rsidP="00321075">
      <w:pPr>
        <w:shd w:val="clear" w:color="auto" w:fill="FFFFFF"/>
        <w:spacing w:line="240" w:lineRule="auto"/>
        <w:jc w:val="center"/>
        <w:textAlignment w:val="top"/>
        <w:rPr>
          <w:rFonts w:ascii="Times New Roman" w:eastAsia="Times New Roman" w:hAnsi="Times New Roman" w:cs="Times New Roman"/>
          <w:sz w:val="24"/>
          <w:szCs w:val="24"/>
        </w:rPr>
      </w:pPr>
    </w:p>
    <w:p w14:paraId="3CB83A4A" w14:textId="4B55B818" w:rsidR="00321075" w:rsidRPr="00321075" w:rsidRDefault="00321075" w:rsidP="00321075">
      <w:pPr>
        <w:shd w:val="clear" w:color="auto" w:fill="FFFFFF"/>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lastRenderedPageBreak/>
        <w:drawing>
          <wp:inline distT="0" distB="0" distL="0" distR="0" wp14:anchorId="3F30BD80" wp14:editId="0E9A2A4E">
            <wp:extent cx="4762500" cy="4762500"/>
            <wp:effectExtent l="0" t="0" r="0" b="0"/>
            <wp:docPr id="8" name="Picture 8" descr="Cinque Te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inque Ter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02A104F9" w14:textId="77777777" w:rsidR="00321075" w:rsidRPr="00321075" w:rsidRDefault="00321075" w:rsidP="00321075">
      <w:pPr>
        <w:shd w:val="clear" w:color="auto" w:fill="FFFFFF"/>
        <w:spacing w:afterAutospacing="1" w:line="240" w:lineRule="auto"/>
        <w:outlineLvl w:val="4"/>
        <w:rPr>
          <w:rFonts w:ascii="Arial" w:eastAsia="Times New Roman" w:hAnsi="Arial" w:cs="Arial"/>
          <w:color w:val="222222"/>
          <w:sz w:val="20"/>
          <w:szCs w:val="20"/>
        </w:rPr>
      </w:pPr>
      <w:r w:rsidRPr="00321075">
        <w:rPr>
          <w:rFonts w:ascii="Arial" w:eastAsia="Times New Roman" w:hAnsi="Arial" w:cs="Arial"/>
          <w:b/>
          <w:bCs/>
          <w:color w:val="232323"/>
          <w:sz w:val="20"/>
          <w:szCs w:val="20"/>
          <w:shd w:val="clear" w:color="auto" w:fill="FFFFFF"/>
        </w:rPr>
        <w:t>Acme Consulting</w:t>
      </w:r>
    </w:p>
    <w:p w14:paraId="764880FF" w14:textId="77777777" w:rsidR="00321075" w:rsidRPr="00321075" w:rsidRDefault="00321075" w:rsidP="00321075">
      <w:pPr>
        <w:shd w:val="clear" w:color="auto" w:fill="FFFFFF"/>
        <w:spacing w:after="100" w:afterAutospacing="1" w:line="240" w:lineRule="auto"/>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     Portland, OR</w:t>
      </w:r>
    </w:p>
    <w:p w14:paraId="5689ADD9" w14:textId="77777777" w:rsidR="00321075" w:rsidRPr="00321075" w:rsidRDefault="00321075" w:rsidP="00321075">
      <w:pPr>
        <w:shd w:val="clear" w:color="auto" w:fill="FFFFFF"/>
        <w:spacing w:line="240" w:lineRule="auto"/>
        <w:rPr>
          <w:rFonts w:ascii="Times New Roman" w:eastAsia="Times New Roman" w:hAnsi="Times New Roman" w:cs="Times New Roman"/>
          <w:color w:val="FFD700"/>
          <w:sz w:val="24"/>
          <w:szCs w:val="24"/>
        </w:rPr>
      </w:pPr>
      <w:r w:rsidRPr="00321075">
        <w:rPr>
          <w:rFonts w:ascii="Times New Roman" w:eastAsia="Times New Roman" w:hAnsi="Times New Roman" w:cs="Times New Roman"/>
          <w:color w:val="FFD700"/>
          <w:sz w:val="24"/>
          <w:szCs w:val="24"/>
        </w:rPr>
        <w:t>         </w:t>
      </w:r>
    </w:p>
    <w:p w14:paraId="7ADF4E4C" w14:textId="77777777" w:rsidR="00321075" w:rsidRPr="00321075" w:rsidRDefault="00321075" w:rsidP="00321075">
      <w:pPr>
        <w:shd w:val="clear" w:color="auto" w:fill="FFFFFF"/>
        <w:spacing w:after="100" w:afterAutospacing="1" w:line="240" w:lineRule="auto"/>
        <w:textAlignment w:val="top"/>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 xml:space="preserve">As the result of leveraging PerVista, our company was able to double in size by outsourcing </w:t>
      </w:r>
      <w:proofErr w:type="gramStart"/>
      <w:r w:rsidRPr="00321075">
        <w:rPr>
          <w:rFonts w:ascii="Arial" w:eastAsia="Times New Roman" w:hAnsi="Arial" w:cs="Arial"/>
          <w:color w:val="222222"/>
          <w:sz w:val="15"/>
          <w:szCs w:val="15"/>
        </w:rPr>
        <w:t>the majority of</w:t>
      </w:r>
      <w:proofErr w:type="gramEnd"/>
      <w:r w:rsidRPr="00321075">
        <w:rPr>
          <w:rFonts w:ascii="Arial" w:eastAsia="Times New Roman" w:hAnsi="Arial" w:cs="Arial"/>
          <w:color w:val="222222"/>
          <w:sz w:val="15"/>
          <w:szCs w:val="15"/>
        </w:rPr>
        <w:t xml:space="preserve"> our technology functions to vetted technology experts that we identified through the clearinghouse.</w:t>
      </w:r>
    </w:p>
    <w:p w14:paraId="63CBAC19" w14:textId="36020A02" w:rsidR="00321075" w:rsidRPr="00321075" w:rsidRDefault="00321075" w:rsidP="00321075">
      <w:pPr>
        <w:shd w:val="clear" w:color="auto" w:fill="FFFFFF"/>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lastRenderedPageBreak/>
        <w:drawing>
          <wp:inline distT="0" distB="0" distL="0" distR="0" wp14:anchorId="4BE2AF3E" wp14:editId="6CACA34F">
            <wp:extent cx="4762500" cy="4762500"/>
            <wp:effectExtent l="0" t="0" r="0" b="0"/>
            <wp:docPr id="7" name="Picture 7" descr="Cinque Te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inque Ter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179629E7" w14:textId="77777777" w:rsidR="00321075" w:rsidRPr="00321075" w:rsidRDefault="00321075" w:rsidP="00321075">
      <w:pPr>
        <w:shd w:val="clear" w:color="auto" w:fill="FFFFFF"/>
        <w:spacing w:afterAutospacing="1" w:line="240" w:lineRule="auto"/>
        <w:outlineLvl w:val="4"/>
        <w:rPr>
          <w:rFonts w:ascii="Arial" w:eastAsia="Times New Roman" w:hAnsi="Arial" w:cs="Arial"/>
          <w:color w:val="222222"/>
          <w:sz w:val="20"/>
          <w:szCs w:val="20"/>
        </w:rPr>
      </w:pPr>
      <w:r w:rsidRPr="00321075">
        <w:rPr>
          <w:rFonts w:ascii="Arial" w:eastAsia="Times New Roman" w:hAnsi="Arial" w:cs="Arial"/>
          <w:b/>
          <w:bCs/>
          <w:color w:val="232323"/>
          <w:sz w:val="20"/>
          <w:szCs w:val="20"/>
          <w:shd w:val="clear" w:color="auto" w:fill="FFFFFF"/>
        </w:rPr>
        <w:t>Acme Consulting</w:t>
      </w:r>
    </w:p>
    <w:p w14:paraId="76D24F31" w14:textId="77777777" w:rsidR="00321075" w:rsidRPr="00321075" w:rsidRDefault="00321075" w:rsidP="00321075">
      <w:pPr>
        <w:shd w:val="clear" w:color="auto" w:fill="FFFFFF"/>
        <w:spacing w:after="100" w:afterAutospacing="1" w:line="240" w:lineRule="auto"/>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     Portland, OR</w:t>
      </w:r>
    </w:p>
    <w:p w14:paraId="7D35078E" w14:textId="77777777" w:rsidR="00321075" w:rsidRPr="00321075" w:rsidRDefault="00321075" w:rsidP="00321075">
      <w:pPr>
        <w:shd w:val="clear" w:color="auto" w:fill="FFFFFF"/>
        <w:spacing w:line="240" w:lineRule="auto"/>
        <w:rPr>
          <w:rFonts w:ascii="Times New Roman" w:eastAsia="Times New Roman" w:hAnsi="Times New Roman" w:cs="Times New Roman"/>
          <w:color w:val="FFD700"/>
          <w:sz w:val="24"/>
          <w:szCs w:val="24"/>
        </w:rPr>
      </w:pPr>
      <w:r w:rsidRPr="00321075">
        <w:rPr>
          <w:rFonts w:ascii="Times New Roman" w:eastAsia="Times New Roman" w:hAnsi="Times New Roman" w:cs="Times New Roman"/>
          <w:color w:val="FFD700"/>
          <w:sz w:val="24"/>
          <w:szCs w:val="24"/>
        </w:rPr>
        <w:t>         </w:t>
      </w:r>
    </w:p>
    <w:p w14:paraId="766FBD0E" w14:textId="77777777" w:rsidR="00321075" w:rsidRPr="00321075" w:rsidRDefault="00321075" w:rsidP="00321075">
      <w:pPr>
        <w:shd w:val="clear" w:color="auto" w:fill="FFFFFF"/>
        <w:spacing w:after="100" w:afterAutospacing="1" w:line="240" w:lineRule="auto"/>
        <w:textAlignment w:val="top"/>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Today, the need to keep patient records secure is more important than ever. We were able to understand the process more easily by leveraging the learning tools and resources available through PerVista.</w:t>
      </w:r>
    </w:p>
    <w:p w14:paraId="37B4C6A3" w14:textId="09483BA5" w:rsidR="00321075" w:rsidRPr="00321075" w:rsidRDefault="00321075" w:rsidP="00321075">
      <w:pPr>
        <w:shd w:val="clear" w:color="auto" w:fill="FFFFFF"/>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lastRenderedPageBreak/>
        <w:drawing>
          <wp:inline distT="0" distB="0" distL="0" distR="0" wp14:anchorId="5269ABE6" wp14:editId="409AAF6A">
            <wp:extent cx="4762500" cy="4762500"/>
            <wp:effectExtent l="0" t="0" r="0" b="0"/>
            <wp:docPr id="6" name="Picture 6" descr="Cinque Te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inque Ter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2D351B21" w14:textId="77777777" w:rsidR="00321075" w:rsidRPr="00321075" w:rsidRDefault="00321075" w:rsidP="00321075">
      <w:pPr>
        <w:shd w:val="clear" w:color="auto" w:fill="FFFFFF"/>
        <w:spacing w:afterAutospacing="1" w:line="240" w:lineRule="auto"/>
        <w:outlineLvl w:val="4"/>
        <w:rPr>
          <w:rFonts w:ascii="Arial" w:eastAsia="Times New Roman" w:hAnsi="Arial" w:cs="Arial"/>
          <w:color w:val="222222"/>
          <w:sz w:val="20"/>
          <w:szCs w:val="20"/>
        </w:rPr>
      </w:pPr>
      <w:r w:rsidRPr="00321075">
        <w:rPr>
          <w:rFonts w:ascii="Arial" w:eastAsia="Times New Roman" w:hAnsi="Arial" w:cs="Arial"/>
          <w:b/>
          <w:bCs/>
          <w:color w:val="232323"/>
          <w:sz w:val="20"/>
          <w:szCs w:val="20"/>
          <w:shd w:val="clear" w:color="auto" w:fill="FFFFFF"/>
        </w:rPr>
        <w:t>Acme Consulting</w:t>
      </w:r>
    </w:p>
    <w:p w14:paraId="695E9881" w14:textId="77777777" w:rsidR="00321075" w:rsidRPr="00321075" w:rsidRDefault="00321075" w:rsidP="00321075">
      <w:pPr>
        <w:shd w:val="clear" w:color="auto" w:fill="FFFFFF"/>
        <w:spacing w:after="100" w:afterAutospacing="1" w:line="240" w:lineRule="auto"/>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     Portland, OR</w:t>
      </w:r>
    </w:p>
    <w:p w14:paraId="6D0D6CB2" w14:textId="77777777" w:rsidR="00321075" w:rsidRPr="00321075" w:rsidRDefault="00321075" w:rsidP="00321075">
      <w:pPr>
        <w:shd w:val="clear" w:color="auto" w:fill="FFFFFF"/>
        <w:spacing w:line="240" w:lineRule="auto"/>
        <w:rPr>
          <w:rFonts w:ascii="Times New Roman" w:eastAsia="Times New Roman" w:hAnsi="Times New Roman" w:cs="Times New Roman"/>
          <w:color w:val="FFD700"/>
          <w:sz w:val="24"/>
          <w:szCs w:val="24"/>
        </w:rPr>
      </w:pPr>
      <w:r w:rsidRPr="00321075">
        <w:rPr>
          <w:rFonts w:ascii="Times New Roman" w:eastAsia="Times New Roman" w:hAnsi="Times New Roman" w:cs="Times New Roman"/>
          <w:color w:val="FFD700"/>
          <w:sz w:val="24"/>
          <w:szCs w:val="24"/>
        </w:rPr>
        <w:t>         </w:t>
      </w:r>
    </w:p>
    <w:p w14:paraId="370FCEB8" w14:textId="77777777" w:rsidR="00321075" w:rsidRPr="00321075" w:rsidRDefault="00321075" w:rsidP="00321075">
      <w:pPr>
        <w:shd w:val="clear" w:color="auto" w:fill="FFFFFF"/>
        <w:spacing w:after="100" w:afterAutospacing="1" w:line="240" w:lineRule="auto"/>
        <w:textAlignment w:val="top"/>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 xml:space="preserve">Lorem ipsum dolor sit </w:t>
      </w:r>
      <w:proofErr w:type="spellStart"/>
      <w:r w:rsidRPr="00321075">
        <w:rPr>
          <w:rFonts w:ascii="Arial" w:eastAsia="Times New Roman" w:hAnsi="Arial" w:cs="Arial"/>
          <w:color w:val="222222"/>
          <w:sz w:val="15"/>
          <w:szCs w:val="15"/>
        </w:rPr>
        <w:t>amet</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consectetur</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adipisicing</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elit</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Amet</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velit</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porro</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molestias</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numquam</w:t>
      </w:r>
      <w:proofErr w:type="spellEnd"/>
      <w:r w:rsidRPr="00321075">
        <w:rPr>
          <w:rFonts w:ascii="Arial" w:eastAsia="Times New Roman" w:hAnsi="Arial" w:cs="Arial"/>
          <w:color w:val="222222"/>
          <w:sz w:val="15"/>
          <w:szCs w:val="15"/>
        </w:rPr>
        <w:t xml:space="preserve"> nobis </w:t>
      </w:r>
      <w:proofErr w:type="spellStart"/>
      <w:r w:rsidRPr="00321075">
        <w:rPr>
          <w:rFonts w:ascii="Arial" w:eastAsia="Times New Roman" w:hAnsi="Arial" w:cs="Arial"/>
          <w:color w:val="222222"/>
          <w:sz w:val="15"/>
          <w:szCs w:val="15"/>
        </w:rPr>
        <w:t>assumenda</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nulla</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quaerat</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ut</w:t>
      </w:r>
      <w:proofErr w:type="spellEnd"/>
      <w:r w:rsidRPr="00321075">
        <w:rPr>
          <w:rFonts w:ascii="Arial" w:eastAsia="Times New Roman" w:hAnsi="Arial" w:cs="Arial"/>
          <w:color w:val="222222"/>
          <w:sz w:val="15"/>
          <w:szCs w:val="15"/>
        </w:rPr>
        <w:t xml:space="preserve">, nemo </w:t>
      </w:r>
      <w:proofErr w:type="spellStart"/>
      <w:r w:rsidRPr="00321075">
        <w:rPr>
          <w:rFonts w:ascii="Arial" w:eastAsia="Times New Roman" w:hAnsi="Arial" w:cs="Arial"/>
          <w:color w:val="222222"/>
          <w:sz w:val="15"/>
          <w:szCs w:val="15"/>
        </w:rPr>
        <w:t>dignissimos</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quis</w:t>
      </w:r>
      <w:proofErr w:type="spellEnd"/>
      <w:r w:rsidRPr="00321075">
        <w:rPr>
          <w:rFonts w:ascii="Arial" w:eastAsia="Times New Roman" w:hAnsi="Arial" w:cs="Arial"/>
          <w:color w:val="222222"/>
          <w:sz w:val="15"/>
          <w:szCs w:val="15"/>
        </w:rPr>
        <w:t xml:space="preserve"> nisi </w:t>
      </w:r>
      <w:proofErr w:type="spellStart"/>
      <w:r w:rsidRPr="00321075">
        <w:rPr>
          <w:rFonts w:ascii="Arial" w:eastAsia="Times New Roman" w:hAnsi="Arial" w:cs="Arial"/>
          <w:color w:val="222222"/>
          <w:sz w:val="15"/>
          <w:szCs w:val="15"/>
        </w:rPr>
        <w:t>deleniti</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veritatis</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esse</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ratione</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suscipit</w:t>
      </w:r>
      <w:proofErr w:type="spellEnd"/>
      <w:r w:rsidRPr="00321075">
        <w:rPr>
          <w:rFonts w:ascii="Arial" w:eastAsia="Times New Roman" w:hAnsi="Arial" w:cs="Arial"/>
          <w:color w:val="222222"/>
          <w:sz w:val="15"/>
          <w:szCs w:val="15"/>
        </w:rPr>
        <w:t xml:space="preserve"> rem, </w:t>
      </w:r>
      <w:proofErr w:type="spellStart"/>
      <w:r w:rsidRPr="00321075">
        <w:rPr>
          <w:rFonts w:ascii="Arial" w:eastAsia="Times New Roman" w:hAnsi="Arial" w:cs="Arial"/>
          <w:color w:val="222222"/>
          <w:sz w:val="15"/>
          <w:szCs w:val="15"/>
        </w:rPr>
        <w:t>fugiat</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fuga</w:t>
      </w:r>
      <w:proofErr w:type="spellEnd"/>
      <w:r w:rsidRPr="00321075">
        <w:rPr>
          <w:rFonts w:ascii="Arial" w:eastAsia="Times New Roman" w:hAnsi="Arial" w:cs="Arial"/>
          <w:color w:val="222222"/>
          <w:sz w:val="15"/>
          <w:szCs w:val="15"/>
        </w:rPr>
        <w:t>.</w:t>
      </w:r>
    </w:p>
    <w:p w14:paraId="747A2B9A" w14:textId="3E21C7C6" w:rsidR="00321075" w:rsidRPr="00321075" w:rsidRDefault="00321075" w:rsidP="00321075">
      <w:pPr>
        <w:shd w:val="clear" w:color="auto" w:fill="FFFFFF"/>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lastRenderedPageBreak/>
        <w:drawing>
          <wp:inline distT="0" distB="0" distL="0" distR="0" wp14:anchorId="3AF4703F" wp14:editId="3ACBF925">
            <wp:extent cx="4762500" cy="4762500"/>
            <wp:effectExtent l="0" t="0" r="0" b="0"/>
            <wp:docPr id="5" name="Picture 5" descr="Cinque Te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inque Ter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0DE7AD15" w14:textId="77777777" w:rsidR="00321075" w:rsidRPr="00321075" w:rsidRDefault="00321075" w:rsidP="00321075">
      <w:pPr>
        <w:shd w:val="clear" w:color="auto" w:fill="FFFFFF"/>
        <w:spacing w:afterAutospacing="1" w:line="240" w:lineRule="auto"/>
        <w:outlineLvl w:val="4"/>
        <w:rPr>
          <w:rFonts w:ascii="Arial" w:eastAsia="Times New Roman" w:hAnsi="Arial" w:cs="Arial"/>
          <w:color w:val="222222"/>
          <w:sz w:val="20"/>
          <w:szCs w:val="20"/>
        </w:rPr>
      </w:pPr>
      <w:r w:rsidRPr="00321075">
        <w:rPr>
          <w:rFonts w:ascii="Arial" w:eastAsia="Times New Roman" w:hAnsi="Arial" w:cs="Arial"/>
          <w:b/>
          <w:bCs/>
          <w:color w:val="232323"/>
          <w:sz w:val="20"/>
          <w:szCs w:val="20"/>
          <w:shd w:val="clear" w:color="auto" w:fill="FFFFFF"/>
        </w:rPr>
        <w:t>Acme Consulting</w:t>
      </w:r>
    </w:p>
    <w:p w14:paraId="0BE7B51B" w14:textId="77777777" w:rsidR="00321075" w:rsidRPr="00321075" w:rsidRDefault="00321075" w:rsidP="00321075">
      <w:pPr>
        <w:shd w:val="clear" w:color="auto" w:fill="FFFFFF"/>
        <w:spacing w:after="100" w:afterAutospacing="1" w:line="240" w:lineRule="auto"/>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     Portland, OR</w:t>
      </w:r>
    </w:p>
    <w:p w14:paraId="531B824E" w14:textId="77777777" w:rsidR="00321075" w:rsidRPr="00321075" w:rsidRDefault="00321075" w:rsidP="00321075">
      <w:pPr>
        <w:shd w:val="clear" w:color="auto" w:fill="FFFFFF"/>
        <w:spacing w:line="240" w:lineRule="auto"/>
        <w:rPr>
          <w:rFonts w:ascii="Times New Roman" w:eastAsia="Times New Roman" w:hAnsi="Times New Roman" w:cs="Times New Roman"/>
          <w:color w:val="FFD700"/>
          <w:sz w:val="24"/>
          <w:szCs w:val="24"/>
        </w:rPr>
      </w:pPr>
      <w:r w:rsidRPr="00321075">
        <w:rPr>
          <w:rFonts w:ascii="Times New Roman" w:eastAsia="Times New Roman" w:hAnsi="Times New Roman" w:cs="Times New Roman"/>
          <w:color w:val="FFD700"/>
          <w:sz w:val="24"/>
          <w:szCs w:val="24"/>
        </w:rPr>
        <w:t>         </w:t>
      </w:r>
    </w:p>
    <w:p w14:paraId="6162DEB3" w14:textId="77777777" w:rsidR="00321075" w:rsidRPr="00321075" w:rsidRDefault="00321075" w:rsidP="00321075">
      <w:pPr>
        <w:shd w:val="clear" w:color="auto" w:fill="FFFFFF"/>
        <w:spacing w:after="100" w:afterAutospacing="1" w:line="240" w:lineRule="auto"/>
        <w:textAlignment w:val="top"/>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 xml:space="preserve">Lorem ipsum dolor sit </w:t>
      </w:r>
      <w:proofErr w:type="spellStart"/>
      <w:r w:rsidRPr="00321075">
        <w:rPr>
          <w:rFonts w:ascii="Arial" w:eastAsia="Times New Roman" w:hAnsi="Arial" w:cs="Arial"/>
          <w:color w:val="222222"/>
          <w:sz w:val="15"/>
          <w:szCs w:val="15"/>
        </w:rPr>
        <w:t>amet</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consectetur</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adipisicing</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elit</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Amet</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velit</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porro</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molestias</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numquam</w:t>
      </w:r>
      <w:proofErr w:type="spellEnd"/>
      <w:r w:rsidRPr="00321075">
        <w:rPr>
          <w:rFonts w:ascii="Arial" w:eastAsia="Times New Roman" w:hAnsi="Arial" w:cs="Arial"/>
          <w:color w:val="222222"/>
          <w:sz w:val="15"/>
          <w:szCs w:val="15"/>
        </w:rPr>
        <w:t xml:space="preserve"> nobis </w:t>
      </w:r>
      <w:proofErr w:type="spellStart"/>
      <w:r w:rsidRPr="00321075">
        <w:rPr>
          <w:rFonts w:ascii="Arial" w:eastAsia="Times New Roman" w:hAnsi="Arial" w:cs="Arial"/>
          <w:color w:val="222222"/>
          <w:sz w:val="15"/>
          <w:szCs w:val="15"/>
        </w:rPr>
        <w:t>assumenda</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nulla</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quaerat</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ut</w:t>
      </w:r>
      <w:proofErr w:type="spellEnd"/>
      <w:r w:rsidRPr="00321075">
        <w:rPr>
          <w:rFonts w:ascii="Arial" w:eastAsia="Times New Roman" w:hAnsi="Arial" w:cs="Arial"/>
          <w:color w:val="222222"/>
          <w:sz w:val="15"/>
          <w:szCs w:val="15"/>
        </w:rPr>
        <w:t xml:space="preserve">, nemo </w:t>
      </w:r>
      <w:proofErr w:type="spellStart"/>
      <w:r w:rsidRPr="00321075">
        <w:rPr>
          <w:rFonts w:ascii="Arial" w:eastAsia="Times New Roman" w:hAnsi="Arial" w:cs="Arial"/>
          <w:color w:val="222222"/>
          <w:sz w:val="15"/>
          <w:szCs w:val="15"/>
        </w:rPr>
        <w:t>dignissimos</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quis</w:t>
      </w:r>
      <w:proofErr w:type="spellEnd"/>
      <w:r w:rsidRPr="00321075">
        <w:rPr>
          <w:rFonts w:ascii="Arial" w:eastAsia="Times New Roman" w:hAnsi="Arial" w:cs="Arial"/>
          <w:color w:val="222222"/>
          <w:sz w:val="15"/>
          <w:szCs w:val="15"/>
        </w:rPr>
        <w:t xml:space="preserve"> nisi </w:t>
      </w:r>
      <w:proofErr w:type="spellStart"/>
      <w:r w:rsidRPr="00321075">
        <w:rPr>
          <w:rFonts w:ascii="Arial" w:eastAsia="Times New Roman" w:hAnsi="Arial" w:cs="Arial"/>
          <w:color w:val="222222"/>
          <w:sz w:val="15"/>
          <w:szCs w:val="15"/>
        </w:rPr>
        <w:t>deleniti</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veritatis</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esse</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ratione</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suscipit</w:t>
      </w:r>
      <w:proofErr w:type="spellEnd"/>
      <w:r w:rsidRPr="00321075">
        <w:rPr>
          <w:rFonts w:ascii="Arial" w:eastAsia="Times New Roman" w:hAnsi="Arial" w:cs="Arial"/>
          <w:color w:val="222222"/>
          <w:sz w:val="15"/>
          <w:szCs w:val="15"/>
        </w:rPr>
        <w:t xml:space="preserve"> rem, </w:t>
      </w:r>
      <w:proofErr w:type="spellStart"/>
      <w:r w:rsidRPr="00321075">
        <w:rPr>
          <w:rFonts w:ascii="Arial" w:eastAsia="Times New Roman" w:hAnsi="Arial" w:cs="Arial"/>
          <w:color w:val="222222"/>
          <w:sz w:val="15"/>
          <w:szCs w:val="15"/>
        </w:rPr>
        <w:t>fugiat</w:t>
      </w:r>
      <w:proofErr w:type="spellEnd"/>
      <w:r w:rsidRPr="00321075">
        <w:rPr>
          <w:rFonts w:ascii="Arial" w:eastAsia="Times New Roman" w:hAnsi="Arial" w:cs="Arial"/>
          <w:color w:val="222222"/>
          <w:sz w:val="15"/>
          <w:szCs w:val="15"/>
        </w:rPr>
        <w:t xml:space="preserve"> </w:t>
      </w:r>
      <w:proofErr w:type="spellStart"/>
      <w:r w:rsidRPr="00321075">
        <w:rPr>
          <w:rFonts w:ascii="Arial" w:eastAsia="Times New Roman" w:hAnsi="Arial" w:cs="Arial"/>
          <w:color w:val="222222"/>
          <w:sz w:val="15"/>
          <w:szCs w:val="15"/>
        </w:rPr>
        <w:t>fuga</w:t>
      </w:r>
      <w:proofErr w:type="spellEnd"/>
      <w:r w:rsidRPr="00321075">
        <w:rPr>
          <w:rFonts w:ascii="Arial" w:eastAsia="Times New Roman" w:hAnsi="Arial" w:cs="Arial"/>
          <w:color w:val="222222"/>
          <w:sz w:val="15"/>
          <w:szCs w:val="15"/>
        </w:rPr>
        <w:t>.</w:t>
      </w:r>
    </w:p>
    <w:p w14:paraId="2906563D" w14:textId="74E25A0D" w:rsidR="00321075" w:rsidRPr="00321075" w:rsidRDefault="00321075" w:rsidP="00321075">
      <w:pPr>
        <w:shd w:val="clear" w:color="auto" w:fill="FFFFFF"/>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lastRenderedPageBreak/>
        <w:drawing>
          <wp:inline distT="0" distB="0" distL="0" distR="0" wp14:anchorId="4E82E49F" wp14:editId="7CB989A4">
            <wp:extent cx="4762500" cy="4762500"/>
            <wp:effectExtent l="0" t="0" r="0" b="0"/>
            <wp:docPr id="4" name="Picture 4" descr="Cinque Te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inque Ter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73273A7F" w14:textId="77777777" w:rsidR="00321075" w:rsidRPr="00321075" w:rsidRDefault="00321075" w:rsidP="00321075">
      <w:pPr>
        <w:shd w:val="clear" w:color="auto" w:fill="FFFFFF"/>
        <w:spacing w:afterAutospacing="1" w:line="240" w:lineRule="auto"/>
        <w:outlineLvl w:val="4"/>
        <w:rPr>
          <w:rFonts w:ascii="Arial" w:eastAsia="Times New Roman" w:hAnsi="Arial" w:cs="Arial"/>
          <w:color w:val="222222"/>
          <w:sz w:val="20"/>
          <w:szCs w:val="20"/>
        </w:rPr>
      </w:pPr>
      <w:r w:rsidRPr="00321075">
        <w:rPr>
          <w:rFonts w:ascii="Arial" w:eastAsia="Times New Roman" w:hAnsi="Arial" w:cs="Arial"/>
          <w:b/>
          <w:bCs/>
          <w:color w:val="232323"/>
          <w:sz w:val="20"/>
          <w:szCs w:val="20"/>
          <w:shd w:val="clear" w:color="auto" w:fill="FFFFFF"/>
        </w:rPr>
        <w:t>Acme Consulting</w:t>
      </w:r>
    </w:p>
    <w:p w14:paraId="42FC2042" w14:textId="77777777" w:rsidR="00321075" w:rsidRPr="00321075" w:rsidRDefault="00321075" w:rsidP="00321075">
      <w:pPr>
        <w:shd w:val="clear" w:color="auto" w:fill="FFFFFF"/>
        <w:spacing w:after="100" w:afterAutospacing="1" w:line="240" w:lineRule="auto"/>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     Portland, OR</w:t>
      </w:r>
    </w:p>
    <w:p w14:paraId="5D6E6335" w14:textId="77777777" w:rsidR="00321075" w:rsidRPr="00321075" w:rsidRDefault="00321075" w:rsidP="00321075">
      <w:pPr>
        <w:shd w:val="clear" w:color="auto" w:fill="FFFFFF"/>
        <w:spacing w:line="240" w:lineRule="auto"/>
        <w:rPr>
          <w:rFonts w:ascii="Times New Roman" w:eastAsia="Times New Roman" w:hAnsi="Times New Roman" w:cs="Times New Roman"/>
          <w:color w:val="FFD700"/>
          <w:sz w:val="24"/>
          <w:szCs w:val="24"/>
        </w:rPr>
      </w:pPr>
      <w:r w:rsidRPr="00321075">
        <w:rPr>
          <w:rFonts w:ascii="Times New Roman" w:eastAsia="Times New Roman" w:hAnsi="Times New Roman" w:cs="Times New Roman"/>
          <w:color w:val="FFD700"/>
          <w:sz w:val="24"/>
          <w:szCs w:val="24"/>
        </w:rPr>
        <w:t>         </w:t>
      </w:r>
    </w:p>
    <w:p w14:paraId="6EE0E349" w14:textId="77777777" w:rsidR="00321075" w:rsidRPr="00321075" w:rsidRDefault="00321075" w:rsidP="00321075">
      <w:pPr>
        <w:shd w:val="clear" w:color="auto" w:fill="FFFFFF"/>
        <w:spacing w:after="100" w:afterAutospacing="1" w:line="240" w:lineRule="auto"/>
        <w:textAlignment w:val="top"/>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 xml:space="preserve">Pervista, a new software-as-a-service (SaaS) offering that reduces the complexity of IT solutions helped enable our transition to </w:t>
      </w:r>
      <w:proofErr w:type="spellStart"/>
      <w:r w:rsidRPr="00321075">
        <w:rPr>
          <w:rFonts w:ascii="Arial" w:eastAsia="Times New Roman" w:hAnsi="Arial" w:cs="Arial"/>
          <w:color w:val="222222"/>
          <w:sz w:val="15"/>
          <w:szCs w:val="15"/>
        </w:rPr>
        <w:t>othe</w:t>
      </w:r>
      <w:proofErr w:type="spellEnd"/>
      <w:r w:rsidRPr="00321075">
        <w:rPr>
          <w:rFonts w:ascii="Arial" w:eastAsia="Times New Roman" w:hAnsi="Arial" w:cs="Arial"/>
          <w:color w:val="222222"/>
          <w:sz w:val="15"/>
          <w:szCs w:val="15"/>
        </w:rPr>
        <w:t xml:space="preserve"> cloud, without requiring internal expertise.</w:t>
      </w:r>
    </w:p>
    <w:p w14:paraId="447C4B19" w14:textId="77777777" w:rsidR="00321075" w:rsidRPr="00321075" w:rsidRDefault="00321075" w:rsidP="00321075">
      <w:pPr>
        <w:shd w:val="clear" w:color="auto" w:fill="FFFFFF"/>
        <w:spacing w:line="240" w:lineRule="auto"/>
        <w:jc w:val="center"/>
        <w:textAlignment w:val="top"/>
        <w:rPr>
          <w:rFonts w:ascii="Times New Roman" w:eastAsia="Times New Roman" w:hAnsi="Times New Roman" w:cs="Times New Roman"/>
          <w:sz w:val="24"/>
          <w:szCs w:val="24"/>
        </w:rPr>
      </w:pPr>
    </w:p>
    <w:p w14:paraId="6F59E75B" w14:textId="77432959" w:rsidR="00321075" w:rsidRPr="00321075" w:rsidRDefault="00321075" w:rsidP="00321075">
      <w:pPr>
        <w:shd w:val="clear" w:color="auto" w:fill="FFFFFF"/>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lastRenderedPageBreak/>
        <w:drawing>
          <wp:inline distT="0" distB="0" distL="0" distR="0" wp14:anchorId="0E898966" wp14:editId="579B2E11">
            <wp:extent cx="4762500" cy="4762500"/>
            <wp:effectExtent l="0" t="0" r="0" b="0"/>
            <wp:docPr id="3" name="Picture 3" descr="Cinque Te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inque Ter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670D6FC3" w14:textId="77777777" w:rsidR="00321075" w:rsidRPr="00321075" w:rsidRDefault="00321075" w:rsidP="00321075">
      <w:pPr>
        <w:shd w:val="clear" w:color="auto" w:fill="FFFFFF"/>
        <w:spacing w:afterAutospacing="1" w:line="240" w:lineRule="auto"/>
        <w:outlineLvl w:val="4"/>
        <w:rPr>
          <w:rFonts w:ascii="Arial" w:eastAsia="Times New Roman" w:hAnsi="Arial" w:cs="Arial"/>
          <w:color w:val="222222"/>
          <w:sz w:val="20"/>
          <w:szCs w:val="20"/>
        </w:rPr>
      </w:pPr>
      <w:r w:rsidRPr="00321075">
        <w:rPr>
          <w:rFonts w:ascii="Arial" w:eastAsia="Times New Roman" w:hAnsi="Arial" w:cs="Arial"/>
          <w:b/>
          <w:bCs/>
          <w:color w:val="232323"/>
          <w:sz w:val="20"/>
          <w:szCs w:val="20"/>
          <w:shd w:val="clear" w:color="auto" w:fill="FFFFFF"/>
        </w:rPr>
        <w:t>Acme Consulting</w:t>
      </w:r>
    </w:p>
    <w:p w14:paraId="098586A7" w14:textId="77777777" w:rsidR="00321075" w:rsidRPr="00321075" w:rsidRDefault="00321075" w:rsidP="00321075">
      <w:pPr>
        <w:shd w:val="clear" w:color="auto" w:fill="FFFFFF"/>
        <w:spacing w:after="100" w:afterAutospacing="1" w:line="240" w:lineRule="auto"/>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     Portland, OR</w:t>
      </w:r>
    </w:p>
    <w:p w14:paraId="628B5CFA" w14:textId="77777777" w:rsidR="00321075" w:rsidRPr="00321075" w:rsidRDefault="00321075" w:rsidP="00321075">
      <w:pPr>
        <w:shd w:val="clear" w:color="auto" w:fill="FFFFFF"/>
        <w:spacing w:line="240" w:lineRule="auto"/>
        <w:rPr>
          <w:rFonts w:ascii="Times New Roman" w:eastAsia="Times New Roman" w:hAnsi="Times New Roman" w:cs="Times New Roman"/>
          <w:color w:val="FFD700"/>
          <w:sz w:val="24"/>
          <w:szCs w:val="24"/>
        </w:rPr>
      </w:pPr>
      <w:r w:rsidRPr="00321075">
        <w:rPr>
          <w:rFonts w:ascii="Times New Roman" w:eastAsia="Times New Roman" w:hAnsi="Times New Roman" w:cs="Times New Roman"/>
          <w:color w:val="FFD700"/>
          <w:sz w:val="24"/>
          <w:szCs w:val="24"/>
        </w:rPr>
        <w:t>         </w:t>
      </w:r>
    </w:p>
    <w:p w14:paraId="177AD863" w14:textId="77777777" w:rsidR="00321075" w:rsidRPr="00321075" w:rsidRDefault="00321075" w:rsidP="00321075">
      <w:pPr>
        <w:shd w:val="clear" w:color="auto" w:fill="FFFFFF"/>
        <w:spacing w:after="100" w:afterAutospacing="1" w:line="240" w:lineRule="auto"/>
        <w:textAlignment w:val="top"/>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 xml:space="preserve">As the result of leveraging PerVista, our company was able to double in size by outsourcing </w:t>
      </w:r>
      <w:proofErr w:type="gramStart"/>
      <w:r w:rsidRPr="00321075">
        <w:rPr>
          <w:rFonts w:ascii="Arial" w:eastAsia="Times New Roman" w:hAnsi="Arial" w:cs="Arial"/>
          <w:color w:val="222222"/>
          <w:sz w:val="15"/>
          <w:szCs w:val="15"/>
        </w:rPr>
        <w:t>the majority of</w:t>
      </w:r>
      <w:proofErr w:type="gramEnd"/>
      <w:r w:rsidRPr="00321075">
        <w:rPr>
          <w:rFonts w:ascii="Arial" w:eastAsia="Times New Roman" w:hAnsi="Arial" w:cs="Arial"/>
          <w:color w:val="222222"/>
          <w:sz w:val="15"/>
          <w:szCs w:val="15"/>
        </w:rPr>
        <w:t xml:space="preserve"> our technology functions to vetted technology experts that we identified through the clearinghouse.</w:t>
      </w:r>
    </w:p>
    <w:p w14:paraId="5ECC0137" w14:textId="578F590E" w:rsidR="00321075" w:rsidRPr="00321075" w:rsidRDefault="00321075" w:rsidP="00321075">
      <w:pPr>
        <w:shd w:val="clear" w:color="auto" w:fill="FFFFFF"/>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lastRenderedPageBreak/>
        <w:drawing>
          <wp:inline distT="0" distB="0" distL="0" distR="0" wp14:anchorId="4D68B52B" wp14:editId="770A0C86">
            <wp:extent cx="4762500" cy="4762500"/>
            <wp:effectExtent l="0" t="0" r="0" b="0"/>
            <wp:docPr id="2" name="Picture 2" descr="Cinque Te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inque Ter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53577E1C" w14:textId="77777777" w:rsidR="00321075" w:rsidRPr="00321075" w:rsidRDefault="00321075" w:rsidP="00321075">
      <w:pPr>
        <w:shd w:val="clear" w:color="auto" w:fill="FFFFFF"/>
        <w:spacing w:afterAutospacing="1" w:line="240" w:lineRule="auto"/>
        <w:outlineLvl w:val="4"/>
        <w:rPr>
          <w:rFonts w:ascii="Arial" w:eastAsia="Times New Roman" w:hAnsi="Arial" w:cs="Arial"/>
          <w:color w:val="222222"/>
          <w:sz w:val="20"/>
          <w:szCs w:val="20"/>
        </w:rPr>
      </w:pPr>
      <w:r w:rsidRPr="00321075">
        <w:rPr>
          <w:rFonts w:ascii="Arial" w:eastAsia="Times New Roman" w:hAnsi="Arial" w:cs="Arial"/>
          <w:b/>
          <w:bCs/>
          <w:color w:val="232323"/>
          <w:sz w:val="20"/>
          <w:szCs w:val="20"/>
          <w:shd w:val="clear" w:color="auto" w:fill="FFFFFF"/>
        </w:rPr>
        <w:t>Acme Consulting</w:t>
      </w:r>
    </w:p>
    <w:p w14:paraId="5E8DDDEC" w14:textId="77777777" w:rsidR="00321075" w:rsidRPr="00321075" w:rsidRDefault="00321075" w:rsidP="00321075">
      <w:pPr>
        <w:shd w:val="clear" w:color="auto" w:fill="FFFFFF"/>
        <w:spacing w:after="100" w:afterAutospacing="1" w:line="240" w:lineRule="auto"/>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     Portland, OR</w:t>
      </w:r>
    </w:p>
    <w:p w14:paraId="03879A34" w14:textId="77777777" w:rsidR="00321075" w:rsidRPr="00321075" w:rsidRDefault="00321075" w:rsidP="00321075">
      <w:pPr>
        <w:shd w:val="clear" w:color="auto" w:fill="FFFFFF"/>
        <w:spacing w:line="240" w:lineRule="auto"/>
        <w:rPr>
          <w:rFonts w:ascii="Times New Roman" w:eastAsia="Times New Roman" w:hAnsi="Times New Roman" w:cs="Times New Roman"/>
          <w:color w:val="FFD700"/>
          <w:sz w:val="24"/>
          <w:szCs w:val="24"/>
        </w:rPr>
      </w:pPr>
      <w:r w:rsidRPr="00321075">
        <w:rPr>
          <w:rFonts w:ascii="Times New Roman" w:eastAsia="Times New Roman" w:hAnsi="Times New Roman" w:cs="Times New Roman"/>
          <w:color w:val="FFD700"/>
          <w:sz w:val="24"/>
          <w:szCs w:val="24"/>
        </w:rPr>
        <w:t>         </w:t>
      </w:r>
    </w:p>
    <w:p w14:paraId="04336CD9" w14:textId="77777777" w:rsidR="00321075" w:rsidRPr="00321075" w:rsidRDefault="00321075" w:rsidP="00321075">
      <w:pPr>
        <w:shd w:val="clear" w:color="auto" w:fill="FFFFFF"/>
        <w:spacing w:after="100" w:afterAutospacing="1" w:line="240" w:lineRule="auto"/>
        <w:textAlignment w:val="top"/>
        <w:outlineLvl w:val="5"/>
        <w:rPr>
          <w:rFonts w:ascii="Arial" w:eastAsia="Times New Roman" w:hAnsi="Arial" w:cs="Arial"/>
          <w:color w:val="222222"/>
          <w:sz w:val="15"/>
          <w:szCs w:val="15"/>
        </w:rPr>
      </w:pPr>
      <w:r w:rsidRPr="00321075">
        <w:rPr>
          <w:rFonts w:ascii="Arial" w:eastAsia="Times New Roman" w:hAnsi="Arial" w:cs="Arial"/>
          <w:color w:val="222222"/>
          <w:sz w:val="15"/>
          <w:szCs w:val="15"/>
        </w:rPr>
        <w:t>Today, the need to keep patient records secure is more important than ever. We were able to understand the process more easily by leveraging the learning tools and resources available through PerVista.</w:t>
      </w:r>
    </w:p>
    <w:p w14:paraId="43E37DE6" w14:textId="77777777" w:rsidR="00321075" w:rsidRPr="00321075" w:rsidRDefault="00321075" w:rsidP="00321075">
      <w:pPr>
        <w:numPr>
          <w:ilvl w:val="0"/>
          <w:numId w:val="3"/>
        </w:numPr>
        <w:spacing w:line="240" w:lineRule="auto"/>
        <w:ind w:left="570" w:right="-150"/>
        <w:jc w:val="center"/>
        <w:rPr>
          <w:rFonts w:ascii="Times New Roman" w:eastAsia="Times New Roman" w:hAnsi="Times New Roman" w:cs="Times New Roman"/>
          <w:sz w:val="24"/>
          <w:szCs w:val="24"/>
        </w:rPr>
      </w:pPr>
      <w:r w:rsidRPr="00321075">
        <w:rPr>
          <w:rFonts w:ascii="Times New Roman" w:eastAsia="Times New Roman" w:hAnsi="Times New Roman" w:cs="Times New Roman"/>
          <w:sz w:val="24"/>
          <w:szCs w:val="24"/>
        </w:rPr>
        <w:t>1</w:t>
      </w:r>
    </w:p>
    <w:p w14:paraId="0961BBD2" w14:textId="77777777" w:rsidR="00321075" w:rsidRPr="00321075" w:rsidRDefault="00321075" w:rsidP="00321075">
      <w:pPr>
        <w:numPr>
          <w:ilvl w:val="0"/>
          <w:numId w:val="3"/>
        </w:numPr>
        <w:spacing w:line="240" w:lineRule="auto"/>
        <w:ind w:left="570" w:right="-150"/>
        <w:jc w:val="center"/>
        <w:rPr>
          <w:rFonts w:ascii="Times New Roman" w:eastAsia="Times New Roman" w:hAnsi="Times New Roman" w:cs="Times New Roman"/>
          <w:sz w:val="24"/>
          <w:szCs w:val="24"/>
        </w:rPr>
      </w:pPr>
      <w:r w:rsidRPr="00321075">
        <w:rPr>
          <w:rFonts w:ascii="Times New Roman" w:eastAsia="Times New Roman" w:hAnsi="Times New Roman" w:cs="Times New Roman"/>
          <w:sz w:val="24"/>
          <w:szCs w:val="24"/>
        </w:rPr>
        <w:t>2</w:t>
      </w:r>
    </w:p>
    <w:p w14:paraId="056F23E9" w14:textId="77777777" w:rsidR="00321075" w:rsidRPr="00321075" w:rsidRDefault="00321075" w:rsidP="00321075">
      <w:pPr>
        <w:numPr>
          <w:ilvl w:val="0"/>
          <w:numId w:val="3"/>
        </w:numPr>
        <w:spacing w:line="240" w:lineRule="auto"/>
        <w:ind w:left="570" w:right="-150"/>
        <w:jc w:val="center"/>
        <w:rPr>
          <w:rFonts w:ascii="Times New Roman" w:eastAsia="Times New Roman" w:hAnsi="Times New Roman" w:cs="Times New Roman"/>
          <w:sz w:val="24"/>
          <w:szCs w:val="24"/>
        </w:rPr>
      </w:pPr>
      <w:r w:rsidRPr="00321075">
        <w:rPr>
          <w:rFonts w:ascii="Times New Roman" w:eastAsia="Times New Roman" w:hAnsi="Times New Roman" w:cs="Times New Roman"/>
          <w:sz w:val="24"/>
          <w:szCs w:val="24"/>
        </w:rPr>
        <w:t>3</w:t>
      </w:r>
    </w:p>
    <w:p w14:paraId="13C1531A" w14:textId="77777777" w:rsidR="00321075" w:rsidRPr="00321075" w:rsidRDefault="00321075" w:rsidP="00321075">
      <w:pPr>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sz w:val="24"/>
          <w:szCs w:val="24"/>
        </w:rPr>
        <w:pict w14:anchorId="44FB056B">
          <v:rect id="_x0000_i1057" style="width:0;height:0" o:hralign="center" o:hrstd="t" o:hr="t" fillcolor="#a0a0a0" stroked="f"/>
        </w:pict>
      </w:r>
    </w:p>
    <w:p w14:paraId="7A9DBB6C" w14:textId="1D461E67" w:rsidR="00321075" w:rsidRPr="00321075" w:rsidRDefault="00321075" w:rsidP="00321075">
      <w:pPr>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noProof/>
          <w:sz w:val="24"/>
          <w:szCs w:val="24"/>
        </w:rPr>
        <w:drawing>
          <wp:inline distT="0" distB="0" distL="0" distR="0" wp14:anchorId="6D0BA8B1" wp14:editId="0279FF5C">
            <wp:extent cx="1051560" cy="876300"/>
            <wp:effectExtent l="0" t="0" r="0" b="0"/>
            <wp:docPr id="1" name="Picture 1"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ig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51560" cy="876300"/>
                    </a:xfrm>
                    <a:prstGeom prst="rect">
                      <a:avLst/>
                    </a:prstGeom>
                    <a:noFill/>
                    <a:ln>
                      <a:noFill/>
                    </a:ln>
                  </pic:spPr>
                </pic:pic>
              </a:graphicData>
            </a:graphic>
          </wp:inline>
        </w:drawing>
      </w:r>
    </w:p>
    <w:p w14:paraId="102C1A2B" w14:textId="77777777" w:rsidR="00321075" w:rsidRPr="00321075" w:rsidRDefault="00321075" w:rsidP="00321075">
      <w:pPr>
        <w:spacing w:after="100" w:afterAutospacing="1" w:line="240" w:lineRule="auto"/>
        <w:rPr>
          <w:rFonts w:ascii="Times New Roman" w:eastAsia="Times New Roman" w:hAnsi="Times New Roman" w:cs="Times New Roman"/>
          <w:color w:val="FFFFFF"/>
          <w:sz w:val="24"/>
          <w:szCs w:val="24"/>
        </w:rPr>
      </w:pPr>
      <w:r w:rsidRPr="00321075">
        <w:rPr>
          <w:rFonts w:ascii="Times New Roman" w:eastAsia="Times New Roman" w:hAnsi="Times New Roman" w:cs="Times New Roman"/>
          <w:color w:val="FFFFFF"/>
          <w:sz w:val="24"/>
          <w:szCs w:val="24"/>
        </w:rPr>
        <w:t xml:space="preserve">Nunc vel </w:t>
      </w:r>
      <w:proofErr w:type="spellStart"/>
      <w:r w:rsidRPr="00321075">
        <w:rPr>
          <w:rFonts w:ascii="Times New Roman" w:eastAsia="Times New Roman" w:hAnsi="Times New Roman" w:cs="Times New Roman"/>
          <w:color w:val="FFFFFF"/>
          <w:sz w:val="24"/>
          <w:szCs w:val="24"/>
        </w:rPr>
        <w:t>risus</w:t>
      </w:r>
      <w:proofErr w:type="spellEnd"/>
      <w:r w:rsidRPr="00321075">
        <w:rPr>
          <w:rFonts w:ascii="Times New Roman" w:eastAsia="Times New Roman" w:hAnsi="Times New Roman" w:cs="Times New Roman"/>
          <w:color w:val="FFFFFF"/>
          <w:sz w:val="24"/>
          <w:szCs w:val="24"/>
        </w:rPr>
        <w:t xml:space="preserve"> </w:t>
      </w:r>
      <w:proofErr w:type="spellStart"/>
      <w:r w:rsidRPr="00321075">
        <w:rPr>
          <w:rFonts w:ascii="Times New Roman" w:eastAsia="Times New Roman" w:hAnsi="Times New Roman" w:cs="Times New Roman"/>
          <w:color w:val="FFFFFF"/>
          <w:sz w:val="24"/>
          <w:szCs w:val="24"/>
        </w:rPr>
        <w:t>commodo</w:t>
      </w:r>
      <w:proofErr w:type="spellEnd"/>
      <w:r w:rsidRPr="00321075">
        <w:rPr>
          <w:rFonts w:ascii="Times New Roman" w:eastAsia="Times New Roman" w:hAnsi="Times New Roman" w:cs="Times New Roman"/>
          <w:color w:val="FFFFFF"/>
          <w:sz w:val="24"/>
          <w:szCs w:val="24"/>
        </w:rPr>
        <w:t xml:space="preserve"> </w:t>
      </w:r>
      <w:proofErr w:type="spellStart"/>
      <w:r w:rsidRPr="00321075">
        <w:rPr>
          <w:rFonts w:ascii="Times New Roman" w:eastAsia="Times New Roman" w:hAnsi="Times New Roman" w:cs="Times New Roman"/>
          <w:color w:val="FFFFFF"/>
          <w:sz w:val="24"/>
          <w:szCs w:val="24"/>
        </w:rPr>
        <w:t>viverra</w:t>
      </w:r>
      <w:proofErr w:type="spellEnd"/>
      <w:r w:rsidRPr="00321075">
        <w:rPr>
          <w:rFonts w:ascii="Times New Roman" w:eastAsia="Times New Roman" w:hAnsi="Times New Roman" w:cs="Times New Roman"/>
          <w:color w:val="FFFFFF"/>
          <w:sz w:val="24"/>
          <w:szCs w:val="24"/>
        </w:rPr>
        <w:t xml:space="preserve"> </w:t>
      </w:r>
      <w:proofErr w:type="spellStart"/>
      <w:r w:rsidRPr="00321075">
        <w:rPr>
          <w:rFonts w:ascii="Times New Roman" w:eastAsia="Times New Roman" w:hAnsi="Times New Roman" w:cs="Times New Roman"/>
          <w:color w:val="FFFFFF"/>
          <w:sz w:val="24"/>
          <w:szCs w:val="24"/>
        </w:rPr>
        <w:t>maecenas</w:t>
      </w:r>
      <w:proofErr w:type="spellEnd"/>
      <w:r w:rsidRPr="00321075">
        <w:rPr>
          <w:rFonts w:ascii="Times New Roman" w:eastAsia="Times New Roman" w:hAnsi="Times New Roman" w:cs="Times New Roman"/>
          <w:color w:val="FFFFFF"/>
          <w:sz w:val="24"/>
          <w:szCs w:val="24"/>
        </w:rPr>
        <w:t xml:space="preserve"> </w:t>
      </w:r>
      <w:proofErr w:type="spellStart"/>
      <w:r w:rsidRPr="00321075">
        <w:rPr>
          <w:rFonts w:ascii="Times New Roman" w:eastAsia="Times New Roman" w:hAnsi="Times New Roman" w:cs="Times New Roman"/>
          <w:color w:val="FFFFFF"/>
          <w:sz w:val="24"/>
          <w:szCs w:val="24"/>
        </w:rPr>
        <w:t>accumsan</w:t>
      </w:r>
      <w:proofErr w:type="spellEnd"/>
      <w:r w:rsidRPr="00321075">
        <w:rPr>
          <w:rFonts w:ascii="Times New Roman" w:eastAsia="Times New Roman" w:hAnsi="Times New Roman" w:cs="Times New Roman"/>
          <w:color w:val="FFFFFF"/>
          <w:sz w:val="24"/>
          <w:szCs w:val="24"/>
        </w:rPr>
        <w:t xml:space="preserve"> </w:t>
      </w:r>
      <w:proofErr w:type="spellStart"/>
      <w:r w:rsidRPr="00321075">
        <w:rPr>
          <w:rFonts w:ascii="Times New Roman" w:eastAsia="Times New Roman" w:hAnsi="Times New Roman" w:cs="Times New Roman"/>
          <w:color w:val="FFFFFF"/>
          <w:sz w:val="24"/>
          <w:szCs w:val="24"/>
        </w:rPr>
        <w:t>lacus</w:t>
      </w:r>
      <w:proofErr w:type="spellEnd"/>
      <w:r w:rsidRPr="00321075">
        <w:rPr>
          <w:rFonts w:ascii="Times New Roman" w:eastAsia="Times New Roman" w:hAnsi="Times New Roman" w:cs="Times New Roman"/>
          <w:color w:val="FFFFFF"/>
          <w:sz w:val="24"/>
          <w:szCs w:val="24"/>
        </w:rPr>
        <w:t xml:space="preserve">. Purus </w:t>
      </w:r>
      <w:proofErr w:type="spellStart"/>
      <w:r w:rsidRPr="00321075">
        <w:rPr>
          <w:rFonts w:ascii="Times New Roman" w:eastAsia="Times New Roman" w:hAnsi="Times New Roman" w:cs="Times New Roman"/>
          <w:color w:val="FFFFFF"/>
          <w:sz w:val="24"/>
          <w:szCs w:val="24"/>
        </w:rPr>
        <w:t>viverra</w:t>
      </w:r>
      <w:proofErr w:type="spellEnd"/>
      <w:r w:rsidRPr="00321075">
        <w:rPr>
          <w:rFonts w:ascii="Times New Roman" w:eastAsia="Times New Roman" w:hAnsi="Times New Roman" w:cs="Times New Roman"/>
          <w:color w:val="FFFFFF"/>
          <w:sz w:val="24"/>
          <w:szCs w:val="24"/>
        </w:rPr>
        <w:t xml:space="preserve"> </w:t>
      </w:r>
      <w:proofErr w:type="spellStart"/>
      <w:r w:rsidRPr="00321075">
        <w:rPr>
          <w:rFonts w:ascii="Times New Roman" w:eastAsia="Times New Roman" w:hAnsi="Times New Roman" w:cs="Times New Roman"/>
          <w:color w:val="FFFFFF"/>
          <w:sz w:val="24"/>
          <w:szCs w:val="24"/>
        </w:rPr>
        <w:t>accumsan</w:t>
      </w:r>
      <w:proofErr w:type="spellEnd"/>
      <w:r w:rsidRPr="00321075">
        <w:rPr>
          <w:rFonts w:ascii="Times New Roman" w:eastAsia="Times New Roman" w:hAnsi="Times New Roman" w:cs="Times New Roman"/>
          <w:color w:val="FFFFFF"/>
          <w:sz w:val="24"/>
          <w:szCs w:val="24"/>
        </w:rPr>
        <w:t xml:space="preserve"> in </w:t>
      </w:r>
      <w:proofErr w:type="spellStart"/>
      <w:r w:rsidRPr="00321075">
        <w:rPr>
          <w:rFonts w:ascii="Times New Roman" w:eastAsia="Times New Roman" w:hAnsi="Times New Roman" w:cs="Times New Roman"/>
          <w:color w:val="FFFFFF"/>
          <w:sz w:val="24"/>
          <w:szCs w:val="24"/>
        </w:rPr>
        <w:t>nisl</w:t>
      </w:r>
      <w:proofErr w:type="spellEnd"/>
      <w:r w:rsidRPr="00321075">
        <w:rPr>
          <w:rFonts w:ascii="Times New Roman" w:eastAsia="Times New Roman" w:hAnsi="Times New Roman" w:cs="Times New Roman"/>
          <w:color w:val="FFFFFF"/>
          <w:sz w:val="24"/>
          <w:szCs w:val="24"/>
        </w:rPr>
        <w:t xml:space="preserve"> nisi </w:t>
      </w:r>
      <w:proofErr w:type="spellStart"/>
      <w:r w:rsidRPr="00321075">
        <w:rPr>
          <w:rFonts w:ascii="Times New Roman" w:eastAsia="Times New Roman" w:hAnsi="Times New Roman" w:cs="Times New Roman"/>
          <w:color w:val="FFFFFF"/>
          <w:sz w:val="24"/>
          <w:szCs w:val="24"/>
        </w:rPr>
        <w:t>scelerisque</w:t>
      </w:r>
      <w:proofErr w:type="spellEnd"/>
      <w:r w:rsidRPr="00321075">
        <w:rPr>
          <w:rFonts w:ascii="Times New Roman" w:eastAsia="Times New Roman" w:hAnsi="Times New Roman" w:cs="Times New Roman"/>
          <w:color w:val="FFFFFF"/>
          <w:sz w:val="24"/>
          <w:szCs w:val="24"/>
        </w:rPr>
        <w:t xml:space="preserve">. </w:t>
      </w:r>
      <w:proofErr w:type="spellStart"/>
      <w:r w:rsidRPr="00321075">
        <w:rPr>
          <w:rFonts w:ascii="Times New Roman" w:eastAsia="Times New Roman" w:hAnsi="Times New Roman" w:cs="Times New Roman"/>
          <w:color w:val="FFFFFF"/>
          <w:sz w:val="24"/>
          <w:szCs w:val="24"/>
        </w:rPr>
        <w:t>Placerat</w:t>
      </w:r>
      <w:proofErr w:type="spellEnd"/>
      <w:r w:rsidRPr="00321075">
        <w:rPr>
          <w:rFonts w:ascii="Times New Roman" w:eastAsia="Times New Roman" w:hAnsi="Times New Roman" w:cs="Times New Roman"/>
          <w:color w:val="FFFFFF"/>
          <w:sz w:val="24"/>
          <w:szCs w:val="24"/>
        </w:rPr>
        <w:t xml:space="preserve"> vestibulum </w:t>
      </w:r>
      <w:proofErr w:type="spellStart"/>
      <w:r w:rsidRPr="00321075">
        <w:rPr>
          <w:rFonts w:ascii="Times New Roman" w:eastAsia="Times New Roman" w:hAnsi="Times New Roman" w:cs="Times New Roman"/>
          <w:color w:val="FFFFFF"/>
          <w:sz w:val="24"/>
          <w:szCs w:val="24"/>
        </w:rPr>
        <w:t>lectus</w:t>
      </w:r>
      <w:proofErr w:type="spellEnd"/>
      <w:r w:rsidRPr="00321075">
        <w:rPr>
          <w:rFonts w:ascii="Times New Roman" w:eastAsia="Times New Roman" w:hAnsi="Times New Roman" w:cs="Times New Roman"/>
          <w:color w:val="FFFFFF"/>
          <w:sz w:val="24"/>
          <w:szCs w:val="24"/>
        </w:rPr>
        <w:t xml:space="preserve"> </w:t>
      </w:r>
      <w:proofErr w:type="spellStart"/>
      <w:r w:rsidRPr="00321075">
        <w:rPr>
          <w:rFonts w:ascii="Times New Roman" w:eastAsia="Times New Roman" w:hAnsi="Times New Roman" w:cs="Times New Roman"/>
          <w:color w:val="FFFFFF"/>
          <w:sz w:val="24"/>
          <w:szCs w:val="24"/>
        </w:rPr>
        <w:t>mauris</w:t>
      </w:r>
      <w:proofErr w:type="spellEnd"/>
      <w:r w:rsidRPr="00321075">
        <w:rPr>
          <w:rFonts w:ascii="Times New Roman" w:eastAsia="Times New Roman" w:hAnsi="Times New Roman" w:cs="Times New Roman"/>
          <w:color w:val="FFFFFF"/>
          <w:sz w:val="24"/>
          <w:szCs w:val="24"/>
        </w:rPr>
        <w:t xml:space="preserve"> </w:t>
      </w:r>
      <w:proofErr w:type="spellStart"/>
      <w:r w:rsidRPr="00321075">
        <w:rPr>
          <w:rFonts w:ascii="Times New Roman" w:eastAsia="Times New Roman" w:hAnsi="Times New Roman" w:cs="Times New Roman"/>
          <w:color w:val="FFFFFF"/>
          <w:sz w:val="24"/>
          <w:szCs w:val="24"/>
        </w:rPr>
        <w:t>ultrices</w:t>
      </w:r>
      <w:proofErr w:type="spellEnd"/>
      <w:r w:rsidRPr="00321075">
        <w:rPr>
          <w:rFonts w:ascii="Times New Roman" w:eastAsia="Times New Roman" w:hAnsi="Times New Roman" w:cs="Times New Roman"/>
          <w:color w:val="FFFFFF"/>
          <w:sz w:val="24"/>
          <w:szCs w:val="24"/>
        </w:rPr>
        <w:t xml:space="preserve"> eros in cursus </w:t>
      </w:r>
      <w:proofErr w:type="spellStart"/>
      <w:r w:rsidRPr="00321075">
        <w:rPr>
          <w:rFonts w:ascii="Times New Roman" w:eastAsia="Times New Roman" w:hAnsi="Times New Roman" w:cs="Times New Roman"/>
          <w:color w:val="FFFFFF"/>
          <w:sz w:val="24"/>
          <w:szCs w:val="24"/>
        </w:rPr>
        <w:t>turpis</w:t>
      </w:r>
      <w:proofErr w:type="spellEnd"/>
      <w:r w:rsidRPr="00321075">
        <w:rPr>
          <w:rFonts w:ascii="Times New Roman" w:eastAsia="Times New Roman" w:hAnsi="Times New Roman" w:cs="Times New Roman"/>
          <w:color w:val="FFFFFF"/>
          <w:sz w:val="24"/>
          <w:szCs w:val="24"/>
        </w:rPr>
        <w:t xml:space="preserve"> </w:t>
      </w:r>
      <w:proofErr w:type="spellStart"/>
      <w:r w:rsidRPr="00321075">
        <w:rPr>
          <w:rFonts w:ascii="Times New Roman" w:eastAsia="Times New Roman" w:hAnsi="Times New Roman" w:cs="Times New Roman"/>
          <w:color w:val="FFFFFF"/>
          <w:sz w:val="24"/>
          <w:szCs w:val="24"/>
        </w:rPr>
        <w:t>massa</w:t>
      </w:r>
      <w:proofErr w:type="spellEnd"/>
      <w:r w:rsidRPr="00321075">
        <w:rPr>
          <w:rFonts w:ascii="Times New Roman" w:eastAsia="Times New Roman" w:hAnsi="Times New Roman" w:cs="Times New Roman"/>
          <w:color w:val="FFFFFF"/>
          <w:sz w:val="24"/>
          <w:szCs w:val="24"/>
        </w:rPr>
        <w:t>.</w:t>
      </w:r>
    </w:p>
    <w:p w14:paraId="06F4A7E2" w14:textId="77777777" w:rsidR="00321075" w:rsidRPr="00321075" w:rsidRDefault="00321075" w:rsidP="00321075">
      <w:pPr>
        <w:numPr>
          <w:ilvl w:val="0"/>
          <w:numId w:val="4"/>
        </w:numPr>
        <w:spacing w:before="100" w:beforeAutospacing="1" w:after="100" w:afterAutospacing="1" w:line="240" w:lineRule="auto"/>
        <w:ind w:left="495"/>
        <w:rPr>
          <w:rFonts w:ascii="Times New Roman" w:eastAsia="Times New Roman" w:hAnsi="Times New Roman" w:cs="Times New Roman"/>
          <w:sz w:val="24"/>
          <w:szCs w:val="24"/>
        </w:rPr>
      </w:pPr>
      <w:hyperlink r:id="rId48" w:history="1">
        <w:r w:rsidRPr="00321075">
          <w:rPr>
            <w:rFonts w:ascii="Times New Roman" w:eastAsia="Times New Roman" w:hAnsi="Times New Roman" w:cs="Times New Roman"/>
            <w:color w:val="FFFFFF"/>
            <w:sz w:val="24"/>
            <w:szCs w:val="24"/>
            <w:u w:val="single"/>
          </w:rPr>
          <w:t>About Us</w:t>
        </w:r>
      </w:hyperlink>
    </w:p>
    <w:p w14:paraId="72D94EC8" w14:textId="77777777" w:rsidR="00321075" w:rsidRPr="00321075" w:rsidRDefault="00321075" w:rsidP="00321075">
      <w:pPr>
        <w:numPr>
          <w:ilvl w:val="0"/>
          <w:numId w:val="4"/>
        </w:numPr>
        <w:spacing w:before="100" w:beforeAutospacing="1" w:after="100" w:afterAutospacing="1" w:line="240" w:lineRule="auto"/>
        <w:ind w:left="495"/>
        <w:rPr>
          <w:rFonts w:ascii="Times New Roman" w:eastAsia="Times New Roman" w:hAnsi="Times New Roman" w:cs="Times New Roman"/>
          <w:sz w:val="24"/>
          <w:szCs w:val="24"/>
        </w:rPr>
      </w:pPr>
      <w:hyperlink r:id="rId49" w:history="1">
        <w:r w:rsidRPr="00321075">
          <w:rPr>
            <w:rFonts w:ascii="Times New Roman" w:eastAsia="Times New Roman" w:hAnsi="Times New Roman" w:cs="Times New Roman"/>
            <w:color w:val="FFFFFF"/>
            <w:sz w:val="24"/>
            <w:szCs w:val="24"/>
            <w:u w:val="single"/>
          </w:rPr>
          <w:t>News Aggregated</w:t>
        </w:r>
      </w:hyperlink>
    </w:p>
    <w:p w14:paraId="15B04C04" w14:textId="77777777" w:rsidR="00321075" w:rsidRPr="00321075" w:rsidRDefault="00321075" w:rsidP="00321075">
      <w:pPr>
        <w:numPr>
          <w:ilvl w:val="0"/>
          <w:numId w:val="4"/>
        </w:numPr>
        <w:spacing w:before="100" w:beforeAutospacing="1" w:after="100" w:afterAutospacing="1" w:line="240" w:lineRule="auto"/>
        <w:ind w:left="495"/>
        <w:rPr>
          <w:rFonts w:ascii="Times New Roman" w:eastAsia="Times New Roman" w:hAnsi="Times New Roman" w:cs="Times New Roman"/>
          <w:sz w:val="24"/>
          <w:szCs w:val="24"/>
        </w:rPr>
      </w:pPr>
      <w:hyperlink r:id="rId50" w:history="1">
        <w:r w:rsidRPr="00321075">
          <w:rPr>
            <w:rFonts w:ascii="Times New Roman" w:eastAsia="Times New Roman" w:hAnsi="Times New Roman" w:cs="Times New Roman"/>
            <w:color w:val="FFFFFF"/>
            <w:sz w:val="24"/>
            <w:szCs w:val="24"/>
            <w:u w:val="single"/>
          </w:rPr>
          <w:t>Shopping</w:t>
        </w:r>
      </w:hyperlink>
    </w:p>
    <w:p w14:paraId="2760E496" w14:textId="77777777" w:rsidR="00321075" w:rsidRPr="00321075" w:rsidRDefault="00321075" w:rsidP="00321075">
      <w:pPr>
        <w:numPr>
          <w:ilvl w:val="0"/>
          <w:numId w:val="4"/>
        </w:numPr>
        <w:spacing w:before="100" w:beforeAutospacing="1" w:after="100" w:afterAutospacing="1" w:line="240" w:lineRule="auto"/>
        <w:ind w:left="495"/>
        <w:rPr>
          <w:rFonts w:ascii="Times New Roman" w:eastAsia="Times New Roman" w:hAnsi="Times New Roman" w:cs="Times New Roman"/>
          <w:sz w:val="24"/>
          <w:szCs w:val="24"/>
        </w:rPr>
      </w:pPr>
      <w:r w:rsidRPr="00321075">
        <w:rPr>
          <w:rFonts w:ascii="Times New Roman" w:eastAsia="Times New Roman" w:hAnsi="Times New Roman" w:cs="Times New Roman"/>
          <w:sz w:val="24"/>
          <w:szCs w:val="24"/>
        </w:rPr>
        <w:t>Help</w:t>
      </w:r>
    </w:p>
    <w:p w14:paraId="4B2E0BA2" w14:textId="77777777" w:rsidR="00321075" w:rsidRPr="00321075" w:rsidRDefault="00321075" w:rsidP="00321075">
      <w:pPr>
        <w:numPr>
          <w:ilvl w:val="0"/>
          <w:numId w:val="4"/>
        </w:numPr>
        <w:spacing w:before="100" w:beforeAutospacing="1" w:after="100" w:afterAutospacing="1" w:line="240" w:lineRule="auto"/>
        <w:ind w:left="495"/>
        <w:rPr>
          <w:rFonts w:ascii="Times New Roman" w:eastAsia="Times New Roman" w:hAnsi="Times New Roman" w:cs="Times New Roman"/>
          <w:sz w:val="24"/>
          <w:szCs w:val="24"/>
        </w:rPr>
      </w:pPr>
      <w:r w:rsidRPr="00321075">
        <w:rPr>
          <w:rFonts w:ascii="Times New Roman" w:eastAsia="Times New Roman" w:hAnsi="Times New Roman" w:cs="Times New Roman"/>
          <w:sz w:val="24"/>
          <w:szCs w:val="24"/>
        </w:rPr>
        <w:t>Search</w:t>
      </w:r>
    </w:p>
    <w:p w14:paraId="40812815" w14:textId="77777777" w:rsidR="00321075" w:rsidRPr="00321075" w:rsidRDefault="00321075" w:rsidP="00321075">
      <w:pPr>
        <w:numPr>
          <w:ilvl w:val="0"/>
          <w:numId w:val="4"/>
        </w:numPr>
        <w:spacing w:before="100" w:beforeAutospacing="1" w:after="100" w:afterAutospacing="1" w:line="240" w:lineRule="auto"/>
        <w:ind w:left="495"/>
        <w:rPr>
          <w:rFonts w:ascii="Times New Roman" w:eastAsia="Times New Roman" w:hAnsi="Times New Roman" w:cs="Times New Roman"/>
          <w:sz w:val="24"/>
          <w:szCs w:val="24"/>
        </w:rPr>
      </w:pPr>
      <w:r w:rsidRPr="00321075">
        <w:rPr>
          <w:rFonts w:ascii="Times New Roman" w:eastAsia="Times New Roman" w:hAnsi="Times New Roman" w:cs="Times New Roman"/>
          <w:sz w:val="24"/>
          <w:szCs w:val="24"/>
        </w:rPr>
        <w:t>Blogs</w:t>
      </w:r>
    </w:p>
    <w:p w14:paraId="35EB8C7D" w14:textId="77777777" w:rsidR="00321075" w:rsidRPr="00321075" w:rsidRDefault="00321075" w:rsidP="00321075">
      <w:pPr>
        <w:numPr>
          <w:ilvl w:val="0"/>
          <w:numId w:val="5"/>
        </w:numPr>
        <w:spacing w:before="100" w:beforeAutospacing="1" w:after="100" w:afterAutospacing="1" w:line="240" w:lineRule="auto"/>
        <w:ind w:left="495"/>
        <w:rPr>
          <w:rFonts w:ascii="Times New Roman" w:eastAsia="Times New Roman" w:hAnsi="Times New Roman" w:cs="Times New Roman"/>
          <w:sz w:val="24"/>
          <w:szCs w:val="24"/>
        </w:rPr>
      </w:pPr>
      <w:hyperlink r:id="rId51" w:history="1">
        <w:r w:rsidRPr="00321075">
          <w:rPr>
            <w:rFonts w:ascii="Times New Roman" w:eastAsia="Times New Roman" w:hAnsi="Times New Roman" w:cs="Times New Roman"/>
            <w:color w:val="FFFFFF"/>
            <w:sz w:val="24"/>
            <w:szCs w:val="24"/>
            <w:u w:val="single"/>
          </w:rPr>
          <w:t>Call or Email</w:t>
        </w:r>
      </w:hyperlink>
    </w:p>
    <w:p w14:paraId="28796F9A" w14:textId="77777777" w:rsidR="00321075" w:rsidRPr="00321075" w:rsidRDefault="00321075" w:rsidP="00321075">
      <w:pPr>
        <w:numPr>
          <w:ilvl w:val="0"/>
          <w:numId w:val="5"/>
        </w:numPr>
        <w:spacing w:before="100" w:beforeAutospacing="1" w:after="100" w:afterAutospacing="1" w:line="240" w:lineRule="auto"/>
        <w:ind w:left="495"/>
        <w:rPr>
          <w:rFonts w:ascii="Times New Roman" w:eastAsia="Times New Roman" w:hAnsi="Times New Roman" w:cs="Times New Roman"/>
          <w:sz w:val="24"/>
          <w:szCs w:val="24"/>
        </w:rPr>
      </w:pPr>
      <w:hyperlink r:id="rId52" w:history="1">
        <w:r w:rsidRPr="00321075">
          <w:rPr>
            <w:rFonts w:ascii="Times New Roman" w:eastAsia="Times New Roman" w:hAnsi="Times New Roman" w:cs="Times New Roman"/>
            <w:color w:val="FFFFFF"/>
            <w:sz w:val="24"/>
            <w:szCs w:val="24"/>
            <w:u w:val="single"/>
          </w:rPr>
          <w:t>FAQ</w:t>
        </w:r>
      </w:hyperlink>
    </w:p>
    <w:p w14:paraId="55BB38C4" w14:textId="77777777" w:rsidR="00321075" w:rsidRPr="00321075" w:rsidRDefault="00321075" w:rsidP="00321075">
      <w:pPr>
        <w:numPr>
          <w:ilvl w:val="0"/>
          <w:numId w:val="5"/>
        </w:numPr>
        <w:spacing w:before="100" w:beforeAutospacing="1" w:after="100" w:afterAutospacing="1" w:line="240" w:lineRule="auto"/>
        <w:ind w:left="495"/>
        <w:rPr>
          <w:rFonts w:ascii="Times New Roman" w:eastAsia="Times New Roman" w:hAnsi="Times New Roman" w:cs="Times New Roman"/>
          <w:sz w:val="24"/>
          <w:szCs w:val="24"/>
        </w:rPr>
      </w:pPr>
      <w:hyperlink r:id="rId53" w:history="1">
        <w:r w:rsidRPr="00321075">
          <w:rPr>
            <w:rFonts w:ascii="Times New Roman" w:eastAsia="Times New Roman" w:hAnsi="Times New Roman" w:cs="Times New Roman"/>
            <w:color w:val="FFFFFF"/>
            <w:sz w:val="24"/>
            <w:szCs w:val="24"/>
            <w:u w:val="single"/>
          </w:rPr>
          <w:t>Terms of Use</w:t>
        </w:r>
      </w:hyperlink>
    </w:p>
    <w:p w14:paraId="0A7D9E88" w14:textId="77777777" w:rsidR="00321075" w:rsidRPr="00321075" w:rsidRDefault="00321075" w:rsidP="00321075">
      <w:pPr>
        <w:numPr>
          <w:ilvl w:val="0"/>
          <w:numId w:val="5"/>
        </w:numPr>
        <w:spacing w:before="100" w:beforeAutospacing="1" w:after="100" w:afterAutospacing="1" w:line="240" w:lineRule="auto"/>
        <w:ind w:left="495"/>
        <w:rPr>
          <w:rFonts w:ascii="Times New Roman" w:eastAsia="Times New Roman" w:hAnsi="Times New Roman" w:cs="Times New Roman"/>
          <w:sz w:val="24"/>
          <w:szCs w:val="24"/>
        </w:rPr>
      </w:pPr>
      <w:r w:rsidRPr="00321075">
        <w:rPr>
          <w:rFonts w:ascii="Times New Roman" w:eastAsia="Times New Roman" w:hAnsi="Times New Roman" w:cs="Times New Roman"/>
          <w:sz w:val="24"/>
          <w:szCs w:val="24"/>
        </w:rPr>
        <w:t>Site Map</w:t>
      </w:r>
    </w:p>
    <w:p w14:paraId="10378D64" w14:textId="77777777" w:rsidR="00321075" w:rsidRPr="00321075" w:rsidRDefault="00321075" w:rsidP="00321075">
      <w:pPr>
        <w:pBdr>
          <w:bottom w:val="single" w:sz="6" w:space="1" w:color="auto"/>
        </w:pBdr>
        <w:spacing w:line="240" w:lineRule="auto"/>
        <w:jc w:val="center"/>
        <w:rPr>
          <w:rFonts w:ascii="Arial" w:eastAsia="Times New Roman" w:hAnsi="Arial" w:cs="Arial"/>
          <w:vanish/>
          <w:sz w:val="16"/>
          <w:szCs w:val="16"/>
        </w:rPr>
      </w:pPr>
      <w:r w:rsidRPr="00321075">
        <w:rPr>
          <w:rFonts w:ascii="Arial" w:eastAsia="Times New Roman" w:hAnsi="Arial" w:cs="Arial"/>
          <w:vanish/>
          <w:sz w:val="16"/>
          <w:szCs w:val="16"/>
        </w:rPr>
        <w:t>Top of Form</w:t>
      </w:r>
    </w:p>
    <w:p w14:paraId="3E3801D5" w14:textId="035C6D99" w:rsidR="00321075" w:rsidRPr="00321075" w:rsidRDefault="00321075" w:rsidP="00321075">
      <w:pPr>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sz w:val="24"/>
          <w:szCs w:val="24"/>
        </w:rPr>
        <w:t>Email</w:t>
      </w:r>
      <w:r w:rsidRPr="00321075">
        <w:rPr>
          <w:rFonts w:ascii="Times New Roman" w:eastAsia="Times New Roman" w:hAnsi="Times New Roman" w:cs="Times New Roman"/>
          <w:sz w:val="24"/>
          <w:szCs w:val="24"/>
        </w:rPr>
        <w:object w:dxaOrig="225" w:dyaOrig="225" w14:anchorId="735391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51.6pt;height:18pt" o:ole="">
            <v:imagedata r:id="rId54" o:title=""/>
          </v:shape>
          <w:control r:id="rId55" w:name="DefaultOcxName" w:shapeid="_x0000_i1095"/>
        </w:object>
      </w:r>
    </w:p>
    <w:p w14:paraId="05AB0D51" w14:textId="77777777" w:rsidR="00321075" w:rsidRPr="00321075" w:rsidRDefault="00321075" w:rsidP="00321075">
      <w:pPr>
        <w:pBdr>
          <w:top w:val="single" w:sz="6" w:space="1" w:color="auto"/>
        </w:pBdr>
        <w:spacing w:line="240" w:lineRule="auto"/>
        <w:jc w:val="center"/>
        <w:rPr>
          <w:rFonts w:ascii="Arial" w:eastAsia="Times New Roman" w:hAnsi="Arial" w:cs="Arial"/>
          <w:vanish/>
          <w:sz w:val="16"/>
          <w:szCs w:val="16"/>
        </w:rPr>
      </w:pPr>
      <w:r w:rsidRPr="00321075">
        <w:rPr>
          <w:rFonts w:ascii="Arial" w:eastAsia="Times New Roman" w:hAnsi="Arial" w:cs="Arial"/>
          <w:vanish/>
          <w:sz w:val="16"/>
          <w:szCs w:val="16"/>
        </w:rPr>
        <w:t>Bottom of Form</w:t>
      </w:r>
    </w:p>
    <w:p w14:paraId="0E2A941A" w14:textId="77777777" w:rsidR="00321075" w:rsidRPr="00321075" w:rsidRDefault="00321075" w:rsidP="00321075">
      <w:pPr>
        <w:spacing w:after="100" w:afterAutospacing="1" w:line="240" w:lineRule="auto"/>
        <w:rPr>
          <w:rFonts w:ascii="Times New Roman" w:eastAsia="Times New Roman" w:hAnsi="Times New Roman" w:cs="Times New Roman"/>
          <w:color w:val="FFFFFF"/>
          <w:sz w:val="24"/>
          <w:szCs w:val="24"/>
        </w:rPr>
      </w:pPr>
      <w:r w:rsidRPr="00321075">
        <w:rPr>
          <w:rFonts w:ascii="Times New Roman" w:eastAsia="Times New Roman" w:hAnsi="Times New Roman" w:cs="Times New Roman"/>
          <w:color w:val="FFFFFF"/>
          <w:sz w:val="24"/>
          <w:szCs w:val="24"/>
        </w:rPr>
        <w:t>Signup for our mailing list to get latest updates and news.</w:t>
      </w:r>
    </w:p>
    <w:p w14:paraId="12805B5A" w14:textId="77777777" w:rsidR="00321075" w:rsidRPr="00321075" w:rsidRDefault="00321075" w:rsidP="00321075">
      <w:pPr>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sz w:val="24"/>
          <w:szCs w:val="24"/>
        </w:rPr>
        <w:t>    </w:t>
      </w:r>
    </w:p>
    <w:p w14:paraId="613D3E1F" w14:textId="77777777" w:rsidR="00321075" w:rsidRPr="00321075" w:rsidRDefault="00321075" w:rsidP="00321075">
      <w:pPr>
        <w:spacing w:line="240" w:lineRule="auto"/>
        <w:rPr>
          <w:rFonts w:ascii="Times New Roman" w:eastAsia="Times New Roman" w:hAnsi="Times New Roman" w:cs="Times New Roman"/>
          <w:sz w:val="24"/>
          <w:szCs w:val="24"/>
        </w:rPr>
      </w:pPr>
      <w:r w:rsidRPr="00321075">
        <w:rPr>
          <w:rFonts w:ascii="Times New Roman" w:eastAsia="Times New Roman" w:hAnsi="Times New Roman" w:cs="Times New Roman"/>
          <w:color w:val="FFFFFF"/>
          <w:sz w:val="24"/>
          <w:szCs w:val="24"/>
        </w:rPr>
        <w:t>© 2022 </w:t>
      </w:r>
      <w:hyperlink r:id="rId56" w:history="1">
        <w:r w:rsidRPr="00321075">
          <w:rPr>
            <w:rFonts w:ascii="Times New Roman" w:eastAsia="Times New Roman" w:hAnsi="Times New Roman" w:cs="Times New Roman"/>
            <w:color w:val="FFFFFF"/>
            <w:sz w:val="24"/>
            <w:szCs w:val="24"/>
            <w:u w:val="single"/>
          </w:rPr>
          <w:t>PerVista.</w:t>
        </w:r>
      </w:hyperlink>
      <w:r w:rsidRPr="00321075">
        <w:rPr>
          <w:rFonts w:ascii="Times New Roman" w:eastAsia="Times New Roman" w:hAnsi="Times New Roman" w:cs="Times New Roman"/>
          <w:color w:val="FFFFFF"/>
          <w:sz w:val="24"/>
          <w:szCs w:val="24"/>
        </w:rPr>
        <w:t> All Rights Reserved. Design By </w:t>
      </w:r>
      <w:hyperlink r:id="rId57" w:history="1">
        <w:r w:rsidRPr="00321075">
          <w:rPr>
            <w:rFonts w:ascii="Times New Roman" w:eastAsia="Times New Roman" w:hAnsi="Times New Roman" w:cs="Times New Roman"/>
            <w:color w:val="FFFFFF"/>
            <w:sz w:val="24"/>
            <w:szCs w:val="24"/>
            <w:u w:val="single"/>
          </w:rPr>
          <w:t>Vcana Global, Inc.</w:t>
        </w:r>
      </w:hyperlink>
    </w:p>
    <w:p w14:paraId="05850E78" w14:textId="77777777" w:rsidR="00321075" w:rsidRPr="00321075" w:rsidRDefault="00321075" w:rsidP="00321075">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58" w:history="1">
        <w:r w:rsidRPr="00321075">
          <w:rPr>
            <w:rFonts w:ascii="Times New Roman" w:eastAsia="Times New Roman" w:hAnsi="Times New Roman" w:cs="Times New Roman"/>
            <w:b/>
            <w:bCs/>
            <w:caps/>
            <w:color w:val="FFFFFF"/>
            <w:sz w:val="20"/>
            <w:szCs w:val="20"/>
            <w:u w:val="single"/>
          </w:rPr>
          <w:t>HOME</w:t>
        </w:r>
      </w:hyperlink>
    </w:p>
    <w:p w14:paraId="5C88D7F3" w14:textId="77777777" w:rsidR="00321075" w:rsidRPr="00321075" w:rsidRDefault="00321075" w:rsidP="00321075">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59" w:history="1">
        <w:r w:rsidRPr="00321075">
          <w:rPr>
            <w:rFonts w:ascii="Times New Roman" w:eastAsia="Times New Roman" w:hAnsi="Times New Roman" w:cs="Times New Roman"/>
            <w:b/>
            <w:bCs/>
            <w:caps/>
            <w:color w:val="FFFFFF"/>
            <w:sz w:val="20"/>
            <w:szCs w:val="20"/>
            <w:u w:val="single"/>
          </w:rPr>
          <w:t>PROJECTS</w:t>
        </w:r>
      </w:hyperlink>
    </w:p>
    <w:p w14:paraId="08D174A0" w14:textId="77777777" w:rsidR="00321075" w:rsidRPr="00321075" w:rsidRDefault="00321075" w:rsidP="00321075">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60" w:history="1">
        <w:r w:rsidRPr="00321075">
          <w:rPr>
            <w:rFonts w:ascii="Times New Roman" w:eastAsia="Times New Roman" w:hAnsi="Times New Roman" w:cs="Times New Roman"/>
            <w:b/>
            <w:bCs/>
            <w:caps/>
            <w:color w:val="FFFFFF"/>
            <w:sz w:val="20"/>
            <w:szCs w:val="20"/>
            <w:u w:val="single"/>
          </w:rPr>
          <w:t>COMPANIES</w:t>
        </w:r>
      </w:hyperlink>
    </w:p>
    <w:p w14:paraId="6673CE74" w14:textId="77777777" w:rsidR="00321075" w:rsidRPr="00321075" w:rsidRDefault="00321075" w:rsidP="00321075">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61" w:history="1">
        <w:r w:rsidRPr="00321075">
          <w:rPr>
            <w:rFonts w:ascii="Times New Roman" w:eastAsia="Times New Roman" w:hAnsi="Times New Roman" w:cs="Times New Roman"/>
            <w:b/>
            <w:bCs/>
            <w:caps/>
            <w:color w:val="FFFFFF"/>
            <w:sz w:val="20"/>
            <w:szCs w:val="20"/>
            <w:u w:val="single"/>
          </w:rPr>
          <w:t>NEWS</w:t>
        </w:r>
      </w:hyperlink>
    </w:p>
    <w:p w14:paraId="03C4180E" w14:textId="77777777" w:rsidR="00321075" w:rsidRPr="00321075" w:rsidRDefault="00321075" w:rsidP="00321075">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62" w:history="1">
        <w:r w:rsidRPr="00321075">
          <w:rPr>
            <w:rFonts w:ascii="Times New Roman" w:eastAsia="Times New Roman" w:hAnsi="Times New Roman" w:cs="Times New Roman"/>
            <w:b/>
            <w:bCs/>
            <w:caps/>
            <w:color w:val="FFFFFF"/>
            <w:sz w:val="20"/>
            <w:szCs w:val="20"/>
            <w:u w:val="single"/>
          </w:rPr>
          <w:t>FOR EMPLOYERS</w:t>
        </w:r>
      </w:hyperlink>
    </w:p>
    <w:p w14:paraId="14DB7162" w14:textId="77777777" w:rsidR="00321075" w:rsidRPr="00321075" w:rsidRDefault="00321075" w:rsidP="00321075">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63" w:history="1">
        <w:r w:rsidRPr="00321075">
          <w:rPr>
            <w:rFonts w:ascii="Times New Roman" w:eastAsia="Times New Roman" w:hAnsi="Times New Roman" w:cs="Times New Roman"/>
            <w:b/>
            <w:bCs/>
            <w:caps/>
            <w:color w:val="FFFFFF"/>
            <w:sz w:val="20"/>
            <w:szCs w:val="20"/>
            <w:u w:val="single"/>
          </w:rPr>
          <w:t>LANGUAGE</w:t>
        </w:r>
      </w:hyperlink>
    </w:p>
    <w:p w14:paraId="41997B18" w14:textId="77777777" w:rsidR="00321075" w:rsidRPr="00321075" w:rsidRDefault="00321075" w:rsidP="00321075">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64" w:history="1">
        <w:r w:rsidRPr="00321075">
          <w:rPr>
            <w:rFonts w:ascii="Times New Roman" w:eastAsia="Times New Roman" w:hAnsi="Times New Roman" w:cs="Times New Roman"/>
            <w:b/>
            <w:bCs/>
            <w:caps/>
            <w:color w:val="FFFFFF"/>
            <w:sz w:val="20"/>
            <w:szCs w:val="20"/>
            <w:u w:val="single"/>
          </w:rPr>
          <w:t> LOGIN</w:t>
        </w:r>
      </w:hyperlink>
    </w:p>
    <w:p w14:paraId="5B7378B8" w14:textId="72B34109" w:rsidR="00EB2AF4" w:rsidRDefault="00EB2AF4">
      <w:pPr>
        <w:rPr>
          <w:ins w:id="65" w:author="Vennard Wright" w:date="2022-11-02T10:37:00Z"/>
        </w:rPr>
      </w:pPr>
    </w:p>
    <w:p w14:paraId="61D2F8CB" w14:textId="035FA7A9" w:rsidR="007A26A7" w:rsidRPr="007A26A7" w:rsidRDefault="007A26A7">
      <w:pPr>
        <w:rPr>
          <w:ins w:id="66" w:author="Vennard Wright" w:date="2022-11-02T10:37:00Z"/>
          <w:b/>
          <w:bCs/>
          <w:rPrChange w:id="67" w:author="Vennard Wright" w:date="2022-11-02T10:38:00Z">
            <w:rPr>
              <w:ins w:id="68" w:author="Vennard Wright" w:date="2022-11-02T10:37:00Z"/>
            </w:rPr>
          </w:rPrChange>
        </w:rPr>
      </w:pPr>
      <w:ins w:id="69" w:author="Vennard Wright" w:date="2022-11-02T10:37:00Z">
        <w:r w:rsidRPr="007A26A7">
          <w:rPr>
            <w:b/>
            <w:bCs/>
            <w:rPrChange w:id="70" w:author="Vennard Wright" w:date="2022-11-02T10:38:00Z">
              <w:rPr/>
            </w:rPrChange>
          </w:rPr>
          <w:t xml:space="preserve">Verbiage for footer section </w:t>
        </w:r>
      </w:ins>
      <w:ins w:id="71" w:author="Vennard Wright" w:date="2022-11-02T10:38:00Z">
        <w:r>
          <w:rPr>
            <w:b/>
            <w:bCs/>
          </w:rPr>
          <w:t xml:space="preserve">currently </w:t>
        </w:r>
      </w:ins>
      <w:ins w:id="72" w:author="Vennard Wright" w:date="2022-11-02T10:37:00Z">
        <w:r w:rsidRPr="007A26A7">
          <w:rPr>
            <w:b/>
            <w:bCs/>
            <w:rPrChange w:id="73" w:author="Vennard Wright" w:date="2022-11-02T10:38:00Z">
              <w:rPr/>
            </w:rPrChange>
          </w:rPr>
          <w:t>in Latin:</w:t>
        </w:r>
      </w:ins>
    </w:p>
    <w:p w14:paraId="499D6639" w14:textId="008A8A2C" w:rsidR="007A26A7" w:rsidRDefault="007A26A7" w:rsidP="007A26A7">
      <w:pPr>
        <w:jc w:val="both"/>
        <w:rPr>
          <w:ins w:id="74" w:author="Vennard Wright" w:date="2022-11-02T10:37:00Z"/>
        </w:rPr>
      </w:pPr>
      <w:ins w:id="75" w:author="Vennard Wright" w:date="2022-11-02T10:37:00Z">
        <w:r>
          <w:t xml:space="preserve">PerVista is an intelligent </w:t>
        </w:r>
      </w:ins>
      <w:ins w:id="76" w:author="Vennard Wright" w:date="2022-11-02T10:38:00Z">
        <w:r>
          <w:t>m</w:t>
        </w:r>
      </w:ins>
      <w:ins w:id="77" w:author="Vennard Wright" w:date="2022-11-02T10:37:00Z">
        <w:r>
          <w:t>idmarket</w:t>
        </w:r>
        <w:r>
          <w:t xml:space="preserve">-specific </w:t>
        </w:r>
        <w:r w:rsidRPr="008604C2">
          <w:t xml:space="preserve">cybersecurity platform </w:t>
        </w:r>
        <w:r>
          <w:t xml:space="preserve">that is </w:t>
        </w:r>
        <w:r w:rsidRPr="008604C2">
          <w:t>based on machine learning</w:t>
        </w:r>
        <w:r>
          <w:t xml:space="preserve"> and blockchain</w:t>
        </w:r>
      </w:ins>
      <w:ins w:id="78" w:author="Vennard Wright" w:date="2022-11-02T10:39:00Z">
        <w:r>
          <w:t xml:space="preserve"> technologies</w:t>
        </w:r>
      </w:ins>
      <w:ins w:id="79" w:author="Vennard Wright" w:date="2022-11-02T10:37:00Z">
        <w:r w:rsidRPr="008604C2">
          <w:t xml:space="preserve">. We </w:t>
        </w:r>
      </w:ins>
      <w:ins w:id="80" w:author="Vennard Wright" w:date="2022-11-02T10:38:00Z">
        <w:r>
          <w:t>leverage</w:t>
        </w:r>
        <w:r w:rsidRPr="008604C2">
          <w:t xml:space="preserve"> </w:t>
        </w:r>
        <w:r>
          <w:t xml:space="preserve">filtered </w:t>
        </w:r>
      </w:ins>
      <w:ins w:id="81" w:author="Vennard Wright" w:date="2022-11-02T10:37:00Z">
        <w:r w:rsidRPr="008604C2">
          <w:t xml:space="preserve">threat intelligence </w:t>
        </w:r>
      </w:ins>
      <w:ins w:id="82" w:author="Vennard Wright" w:date="2022-11-02T10:38:00Z">
        <w:r>
          <w:t>data</w:t>
        </w:r>
      </w:ins>
      <w:ins w:id="83" w:author="Vennard Wright" w:date="2022-11-02T10:37:00Z">
        <w:r w:rsidRPr="008604C2">
          <w:t xml:space="preserve"> to help </w:t>
        </w:r>
      </w:ins>
      <w:ins w:id="84" w:author="Vennard Wright" w:date="2022-11-02T10:38:00Z">
        <w:r>
          <w:t>midmarket organizations see</w:t>
        </w:r>
      </w:ins>
      <w:ins w:id="85" w:author="Vennard Wright" w:date="2022-11-02T10:37:00Z">
        <w:r>
          <w:t xml:space="preserve"> threats proactively and </w:t>
        </w:r>
        <w:r w:rsidRPr="008604C2">
          <w:t>speed remediation.</w:t>
        </w:r>
      </w:ins>
    </w:p>
    <w:p w14:paraId="5CC1DDDD" w14:textId="77777777" w:rsidR="007A26A7" w:rsidRDefault="007A26A7"/>
    <w:sectPr w:rsidR="007A26A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4" w:author="Vennard Wright" w:date="2022-11-02T10:43:00Z" w:initials="VW">
    <w:p w14:paraId="50217E67" w14:textId="77777777" w:rsidR="00945823" w:rsidRDefault="00945823" w:rsidP="0096627F">
      <w:pPr>
        <w:pStyle w:val="CommentText"/>
      </w:pPr>
      <w:r>
        <w:rPr>
          <w:rStyle w:val="CommentReference"/>
        </w:rPr>
        <w:annotationRef/>
      </w:r>
      <w:r>
        <w:t>Remove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217E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CC84B" w16cex:dateUtc="2022-11-02T14: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217E67" w16cid:durableId="270CC84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47AB8"/>
    <w:multiLevelType w:val="multilevel"/>
    <w:tmpl w:val="6B8E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F47EC8"/>
    <w:multiLevelType w:val="multilevel"/>
    <w:tmpl w:val="2A0A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9E64D7"/>
    <w:multiLevelType w:val="multilevel"/>
    <w:tmpl w:val="A766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0A5D25"/>
    <w:multiLevelType w:val="multilevel"/>
    <w:tmpl w:val="27B0D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962725"/>
    <w:multiLevelType w:val="multilevel"/>
    <w:tmpl w:val="C6C2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9560BB"/>
    <w:multiLevelType w:val="multilevel"/>
    <w:tmpl w:val="3E7E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5867271">
    <w:abstractNumId w:val="4"/>
  </w:num>
  <w:num w:numId="2" w16cid:durableId="68042600">
    <w:abstractNumId w:val="2"/>
  </w:num>
  <w:num w:numId="3" w16cid:durableId="963655452">
    <w:abstractNumId w:val="5"/>
  </w:num>
  <w:num w:numId="4" w16cid:durableId="1751922121">
    <w:abstractNumId w:val="3"/>
  </w:num>
  <w:num w:numId="5" w16cid:durableId="648483700">
    <w:abstractNumId w:val="0"/>
  </w:num>
  <w:num w:numId="6" w16cid:durableId="189026445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ennard Wright">
    <w15:presenceInfo w15:providerId="Windows Live" w15:userId="7c7eeae50fa832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075"/>
    <w:rsid w:val="002C1D2D"/>
    <w:rsid w:val="00321075"/>
    <w:rsid w:val="007A26A7"/>
    <w:rsid w:val="00945823"/>
    <w:rsid w:val="00EB2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F688B"/>
  <w15:chartTrackingRefBased/>
  <w15:docId w15:val="{AFC1CD0D-CC14-4D4A-B009-58F49FDEB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2107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210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2107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2107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321075"/>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321075"/>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07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2107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2107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21075"/>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321075"/>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321075"/>
    <w:rPr>
      <w:rFonts w:ascii="Times New Roman" w:eastAsia="Times New Roman" w:hAnsi="Times New Roman" w:cs="Times New Roman"/>
      <w:b/>
      <w:bCs/>
      <w:sz w:val="15"/>
      <w:szCs w:val="15"/>
    </w:rPr>
  </w:style>
  <w:style w:type="character" w:styleId="Hyperlink">
    <w:name w:val="Hyperlink"/>
    <w:basedOn w:val="DefaultParagraphFont"/>
    <w:uiPriority w:val="99"/>
    <w:semiHidden/>
    <w:unhideWhenUsed/>
    <w:rsid w:val="00321075"/>
    <w:rPr>
      <w:color w:val="0000FF"/>
      <w:u w:val="single"/>
    </w:rPr>
  </w:style>
  <w:style w:type="paragraph" w:customStyle="1" w:styleId="menu-has-children">
    <w:name w:val="menu-has-children"/>
    <w:basedOn w:val="Normal"/>
    <w:rsid w:val="003210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tbannerred">
    <w:name w:val="set_banner_red"/>
    <w:basedOn w:val="DefaultParagraphFont"/>
    <w:rsid w:val="00321075"/>
  </w:style>
  <w:style w:type="paragraph" w:styleId="NormalWeb">
    <w:name w:val="Normal (Web)"/>
    <w:basedOn w:val="Normal"/>
    <w:uiPriority w:val="99"/>
    <w:semiHidden/>
    <w:unhideWhenUsed/>
    <w:rsid w:val="003210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lick-active">
    <w:name w:val="slick-active"/>
    <w:basedOn w:val="Normal"/>
    <w:rsid w:val="003210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
    <w:name w:val="heading"/>
    <w:basedOn w:val="DefaultParagraphFont"/>
    <w:rsid w:val="00321075"/>
  </w:style>
  <w:style w:type="character" w:customStyle="1" w:styleId="this">
    <w:name w:val="this"/>
    <w:basedOn w:val="DefaultParagraphFont"/>
    <w:rsid w:val="00321075"/>
  </w:style>
  <w:style w:type="paragraph" w:customStyle="1" w:styleId="nav-item">
    <w:name w:val="nav-item"/>
    <w:basedOn w:val="Normal"/>
    <w:rsid w:val="00321075"/>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321075"/>
    <w:pPr>
      <w:pBdr>
        <w:bottom w:val="single" w:sz="6" w:space="1" w:color="auto"/>
      </w:pBdr>
      <w:spacing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2107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21075"/>
    <w:pPr>
      <w:pBdr>
        <w:top w:val="single" w:sz="6" w:space="1" w:color="auto"/>
      </w:pBdr>
      <w:spacing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21075"/>
    <w:rPr>
      <w:rFonts w:ascii="Arial" w:eastAsia="Times New Roman" w:hAnsi="Arial" w:cs="Arial"/>
      <w:vanish/>
      <w:sz w:val="16"/>
      <w:szCs w:val="16"/>
    </w:rPr>
  </w:style>
  <w:style w:type="character" w:customStyle="1" w:styleId="text-white">
    <w:name w:val="text-white"/>
    <w:basedOn w:val="DefaultParagraphFont"/>
    <w:rsid w:val="00321075"/>
  </w:style>
  <w:style w:type="paragraph" w:styleId="Revision">
    <w:name w:val="Revision"/>
    <w:hidden/>
    <w:uiPriority w:val="99"/>
    <w:semiHidden/>
    <w:rsid w:val="00321075"/>
    <w:pPr>
      <w:spacing w:line="240" w:lineRule="auto"/>
    </w:pPr>
  </w:style>
  <w:style w:type="character" w:styleId="CommentReference">
    <w:name w:val="annotation reference"/>
    <w:basedOn w:val="DefaultParagraphFont"/>
    <w:uiPriority w:val="99"/>
    <w:semiHidden/>
    <w:unhideWhenUsed/>
    <w:rsid w:val="00945823"/>
    <w:rPr>
      <w:sz w:val="16"/>
      <w:szCs w:val="16"/>
    </w:rPr>
  </w:style>
  <w:style w:type="paragraph" w:styleId="CommentText">
    <w:name w:val="annotation text"/>
    <w:basedOn w:val="Normal"/>
    <w:link w:val="CommentTextChar"/>
    <w:uiPriority w:val="99"/>
    <w:unhideWhenUsed/>
    <w:rsid w:val="00945823"/>
    <w:pPr>
      <w:spacing w:line="240" w:lineRule="auto"/>
    </w:pPr>
    <w:rPr>
      <w:sz w:val="20"/>
      <w:szCs w:val="20"/>
    </w:rPr>
  </w:style>
  <w:style w:type="character" w:customStyle="1" w:styleId="CommentTextChar">
    <w:name w:val="Comment Text Char"/>
    <w:basedOn w:val="DefaultParagraphFont"/>
    <w:link w:val="CommentText"/>
    <w:uiPriority w:val="99"/>
    <w:rsid w:val="00945823"/>
    <w:rPr>
      <w:sz w:val="20"/>
      <w:szCs w:val="20"/>
    </w:rPr>
  </w:style>
  <w:style w:type="paragraph" w:styleId="CommentSubject">
    <w:name w:val="annotation subject"/>
    <w:basedOn w:val="CommentText"/>
    <w:next w:val="CommentText"/>
    <w:link w:val="CommentSubjectChar"/>
    <w:uiPriority w:val="99"/>
    <w:semiHidden/>
    <w:unhideWhenUsed/>
    <w:rsid w:val="00945823"/>
    <w:rPr>
      <w:b/>
      <w:bCs/>
    </w:rPr>
  </w:style>
  <w:style w:type="character" w:customStyle="1" w:styleId="CommentSubjectChar">
    <w:name w:val="Comment Subject Char"/>
    <w:basedOn w:val="CommentTextChar"/>
    <w:link w:val="CommentSubject"/>
    <w:uiPriority w:val="99"/>
    <w:semiHidden/>
    <w:rsid w:val="0094582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5622406">
      <w:bodyDiv w:val="1"/>
      <w:marLeft w:val="0"/>
      <w:marRight w:val="0"/>
      <w:marTop w:val="0"/>
      <w:marBottom w:val="0"/>
      <w:divBdr>
        <w:top w:val="none" w:sz="0" w:space="0" w:color="auto"/>
        <w:left w:val="none" w:sz="0" w:space="0" w:color="auto"/>
        <w:bottom w:val="none" w:sz="0" w:space="0" w:color="auto"/>
        <w:right w:val="none" w:sz="0" w:space="0" w:color="auto"/>
      </w:divBdr>
      <w:divsChild>
        <w:div w:id="687952183">
          <w:marLeft w:val="0"/>
          <w:marRight w:val="0"/>
          <w:marTop w:val="0"/>
          <w:marBottom w:val="0"/>
          <w:divBdr>
            <w:top w:val="none" w:sz="0" w:space="0" w:color="auto"/>
            <w:left w:val="none" w:sz="0" w:space="0" w:color="auto"/>
            <w:bottom w:val="none" w:sz="0" w:space="0" w:color="auto"/>
            <w:right w:val="none" w:sz="0" w:space="0" w:color="auto"/>
          </w:divBdr>
          <w:divsChild>
            <w:div w:id="1684741897">
              <w:marLeft w:val="-225"/>
              <w:marRight w:val="-225"/>
              <w:marTop w:val="0"/>
              <w:marBottom w:val="0"/>
              <w:divBdr>
                <w:top w:val="none" w:sz="0" w:space="0" w:color="auto"/>
                <w:left w:val="none" w:sz="0" w:space="0" w:color="auto"/>
                <w:bottom w:val="none" w:sz="0" w:space="0" w:color="auto"/>
                <w:right w:val="none" w:sz="0" w:space="0" w:color="auto"/>
              </w:divBdr>
              <w:divsChild>
                <w:div w:id="859275179">
                  <w:marLeft w:val="0"/>
                  <w:marRight w:val="0"/>
                  <w:marTop w:val="0"/>
                  <w:marBottom w:val="0"/>
                  <w:divBdr>
                    <w:top w:val="none" w:sz="0" w:space="0" w:color="auto"/>
                    <w:left w:val="none" w:sz="0" w:space="0" w:color="auto"/>
                    <w:bottom w:val="none" w:sz="0" w:space="0" w:color="auto"/>
                    <w:right w:val="none" w:sz="0" w:space="0" w:color="auto"/>
                  </w:divBdr>
                  <w:divsChild>
                    <w:div w:id="510223478">
                      <w:marLeft w:val="0"/>
                      <w:marRight w:val="0"/>
                      <w:marTop w:val="0"/>
                      <w:marBottom w:val="0"/>
                      <w:divBdr>
                        <w:top w:val="none" w:sz="0" w:space="0" w:color="auto"/>
                        <w:left w:val="none" w:sz="0" w:space="0" w:color="auto"/>
                        <w:bottom w:val="none" w:sz="0" w:space="0" w:color="auto"/>
                        <w:right w:val="none" w:sz="0" w:space="0" w:color="auto"/>
                      </w:divBdr>
                    </w:div>
                  </w:divsChild>
                </w:div>
                <w:div w:id="97629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1967">
          <w:marLeft w:val="0"/>
          <w:marRight w:val="0"/>
          <w:marTop w:val="0"/>
          <w:marBottom w:val="0"/>
          <w:divBdr>
            <w:top w:val="none" w:sz="0" w:space="0" w:color="auto"/>
            <w:left w:val="none" w:sz="0" w:space="0" w:color="auto"/>
            <w:bottom w:val="none" w:sz="0" w:space="0" w:color="auto"/>
            <w:right w:val="none" w:sz="0" w:space="0" w:color="auto"/>
          </w:divBdr>
          <w:divsChild>
            <w:div w:id="601455357">
              <w:marLeft w:val="-225"/>
              <w:marRight w:val="-225"/>
              <w:marTop w:val="0"/>
              <w:marBottom w:val="0"/>
              <w:divBdr>
                <w:top w:val="none" w:sz="0" w:space="0" w:color="auto"/>
                <w:left w:val="none" w:sz="0" w:space="0" w:color="auto"/>
                <w:bottom w:val="none" w:sz="0" w:space="0" w:color="auto"/>
                <w:right w:val="none" w:sz="0" w:space="0" w:color="auto"/>
              </w:divBdr>
              <w:divsChild>
                <w:div w:id="13904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3449">
          <w:marLeft w:val="0"/>
          <w:marRight w:val="0"/>
          <w:marTop w:val="0"/>
          <w:marBottom w:val="0"/>
          <w:divBdr>
            <w:top w:val="none" w:sz="0" w:space="0" w:color="auto"/>
            <w:left w:val="none" w:sz="0" w:space="0" w:color="auto"/>
            <w:bottom w:val="none" w:sz="0" w:space="0" w:color="auto"/>
            <w:right w:val="none" w:sz="0" w:space="0" w:color="auto"/>
          </w:divBdr>
          <w:divsChild>
            <w:div w:id="1841310801">
              <w:marLeft w:val="-225"/>
              <w:marRight w:val="-225"/>
              <w:marTop w:val="0"/>
              <w:marBottom w:val="0"/>
              <w:divBdr>
                <w:top w:val="none" w:sz="0" w:space="0" w:color="auto"/>
                <w:left w:val="none" w:sz="0" w:space="0" w:color="auto"/>
                <w:bottom w:val="none" w:sz="0" w:space="0" w:color="auto"/>
                <w:right w:val="none" w:sz="0" w:space="0" w:color="auto"/>
              </w:divBdr>
              <w:divsChild>
                <w:div w:id="2121142290">
                  <w:marLeft w:val="0"/>
                  <w:marRight w:val="0"/>
                  <w:marTop w:val="0"/>
                  <w:marBottom w:val="0"/>
                  <w:divBdr>
                    <w:top w:val="none" w:sz="0" w:space="0" w:color="auto"/>
                    <w:left w:val="none" w:sz="0" w:space="0" w:color="auto"/>
                    <w:bottom w:val="none" w:sz="0" w:space="0" w:color="auto"/>
                    <w:right w:val="none" w:sz="0" w:space="0" w:color="auto"/>
                  </w:divBdr>
                  <w:divsChild>
                    <w:div w:id="1418793455">
                      <w:marLeft w:val="675"/>
                      <w:marRight w:val="-75"/>
                      <w:marTop w:val="0"/>
                      <w:marBottom w:val="645"/>
                      <w:divBdr>
                        <w:top w:val="none" w:sz="0" w:space="0" w:color="auto"/>
                        <w:left w:val="none" w:sz="0" w:space="0" w:color="auto"/>
                        <w:bottom w:val="none" w:sz="0" w:space="0" w:color="auto"/>
                        <w:right w:val="none" w:sz="0" w:space="0" w:color="auto"/>
                      </w:divBdr>
                      <w:divsChild>
                        <w:div w:id="288558426">
                          <w:marLeft w:val="-225"/>
                          <w:marRight w:val="-225"/>
                          <w:marTop w:val="0"/>
                          <w:marBottom w:val="0"/>
                          <w:divBdr>
                            <w:top w:val="none" w:sz="0" w:space="0" w:color="auto"/>
                            <w:left w:val="none" w:sz="0" w:space="0" w:color="auto"/>
                            <w:bottom w:val="none" w:sz="0" w:space="0" w:color="auto"/>
                            <w:right w:val="none" w:sz="0" w:space="0" w:color="auto"/>
                          </w:divBdr>
                          <w:divsChild>
                            <w:div w:id="2110663909">
                              <w:marLeft w:val="0"/>
                              <w:marRight w:val="0"/>
                              <w:marTop w:val="0"/>
                              <w:marBottom w:val="0"/>
                              <w:divBdr>
                                <w:top w:val="none" w:sz="0" w:space="0" w:color="auto"/>
                                <w:left w:val="none" w:sz="0" w:space="0" w:color="auto"/>
                                <w:bottom w:val="none" w:sz="0" w:space="0" w:color="auto"/>
                                <w:right w:val="none" w:sz="0" w:space="0" w:color="auto"/>
                              </w:divBdr>
                            </w:div>
                            <w:div w:id="18564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374121">
                  <w:marLeft w:val="0"/>
                  <w:marRight w:val="0"/>
                  <w:marTop w:val="0"/>
                  <w:marBottom w:val="0"/>
                  <w:divBdr>
                    <w:top w:val="none" w:sz="0" w:space="0" w:color="auto"/>
                    <w:left w:val="none" w:sz="0" w:space="0" w:color="auto"/>
                    <w:bottom w:val="none" w:sz="0" w:space="0" w:color="auto"/>
                    <w:right w:val="none" w:sz="0" w:space="0" w:color="auto"/>
                  </w:divBdr>
                  <w:divsChild>
                    <w:div w:id="1506625208">
                      <w:marLeft w:val="675"/>
                      <w:marRight w:val="-75"/>
                      <w:marTop w:val="0"/>
                      <w:marBottom w:val="645"/>
                      <w:divBdr>
                        <w:top w:val="none" w:sz="0" w:space="0" w:color="auto"/>
                        <w:left w:val="none" w:sz="0" w:space="0" w:color="auto"/>
                        <w:bottom w:val="none" w:sz="0" w:space="0" w:color="auto"/>
                        <w:right w:val="none" w:sz="0" w:space="0" w:color="auto"/>
                      </w:divBdr>
                      <w:divsChild>
                        <w:div w:id="1968660519">
                          <w:marLeft w:val="-225"/>
                          <w:marRight w:val="-225"/>
                          <w:marTop w:val="0"/>
                          <w:marBottom w:val="0"/>
                          <w:divBdr>
                            <w:top w:val="none" w:sz="0" w:space="0" w:color="auto"/>
                            <w:left w:val="none" w:sz="0" w:space="0" w:color="auto"/>
                            <w:bottom w:val="none" w:sz="0" w:space="0" w:color="auto"/>
                            <w:right w:val="none" w:sz="0" w:space="0" w:color="auto"/>
                          </w:divBdr>
                          <w:divsChild>
                            <w:div w:id="48505986">
                              <w:marLeft w:val="0"/>
                              <w:marRight w:val="0"/>
                              <w:marTop w:val="0"/>
                              <w:marBottom w:val="0"/>
                              <w:divBdr>
                                <w:top w:val="none" w:sz="0" w:space="0" w:color="auto"/>
                                <w:left w:val="none" w:sz="0" w:space="0" w:color="auto"/>
                                <w:bottom w:val="none" w:sz="0" w:space="0" w:color="auto"/>
                                <w:right w:val="none" w:sz="0" w:space="0" w:color="auto"/>
                              </w:divBdr>
                            </w:div>
                            <w:div w:id="4794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591075">
                  <w:marLeft w:val="0"/>
                  <w:marRight w:val="0"/>
                  <w:marTop w:val="0"/>
                  <w:marBottom w:val="0"/>
                  <w:divBdr>
                    <w:top w:val="none" w:sz="0" w:space="0" w:color="auto"/>
                    <w:left w:val="none" w:sz="0" w:space="0" w:color="auto"/>
                    <w:bottom w:val="none" w:sz="0" w:space="0" w:color="auto"/>
                    <w:right w:val="none" w:sz="0" w:space="0" w:color="auto"/>
                  </w:divBdr>
                  <w:divsChild>
                    <w:div w:id="288242019">
                      <w:marLeft w:val="675"/>
                      <w:marRight w:val="-75"/>
                      <w:marTop w:val="0"/>
                      <w:marBottom w:val="645"/>
                      <w:divBdr>
                        <w:top w:val="none" w:sz="0" w:space="0" w:color="auto"/>
                        <w:left w:val="none" w:sz="0" w:space="0" w:color="auto"/>
                        <w:bottom w:val="none" w:sz="0" w:space="0" w:color="auto"/>
                        <w:right w:val="none" w:sz="0" w:space="0" w:color="auto"/>
                      </w:divBdr>
                      <w:divsChild>
                        <w:div w:id="729617390">
                          <w:marLeft w:val="-225"/>
                          <w:marRight w:val="-225"/>
                          <w:marTop w:val="0"/>
                          <w:marBottom w:val="0"/>
                          <w:divBdr>
                            <w:top w:val="none" w:sz="0" w:space="0" w:color="auto"/>
                            <w:left w:val="none" w:sz="0" w:space="0" w:color="auto"/>
                            <w:bottom w:val="none" w:sz="0" w:space="0" w:color="auto"/>
                            <w:right w:val="none" w:sz="0" w:space="0" w:color="auto"/>
                          </w:divBdr>
                          <w:divsChild>
                            <w:div w:id="799766407">
                              <w:marLeft w:val="0"/>
                              <w:marRight w:val="0"/>
                              <w:marTop w:val="0"/>
                              <w:marBottom w:val="0"/>
                              <w:divBdr>
                                <w:top w:val="none" w:sz="0" w:space="0" w:color="auto"/>
                                <w:left w:val="none" w:sz="0" w:space="0" w:color="auto"/>
                                <w:bottom w:val="none" w:sz="0" w:space="0" w:color="auto"/>
                                <w:right w:val="none" w:sz="0" w:space="0" w:color="auto"/>
                              </w:divBdr>
                            </w:div>
                            <w:div w:id="84432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6547402">
          <w:marLeft w:val="0"/>
          <w:marRight w:val="0"/>
          <w:marTop w:val="0"/>
          <w:marBottom w:val="0"/>
          <w:divBdr>
            <w:top w:val="none" w:sz="0" w:space="0" w:color="auto"/>
            <w:left w:val="none" w:sz="0" w:space="0" w:color="auto"/>
            <w:bottom w:val="none" w:sz="0" w:space="0" w:color="auto"/>
            <w:right w:val="none" w:sz="0" w:space="0" w:color="auto"/>
          </w:divBdr>
          <w:divsChild>
            <w:div w:id="495538596">
              <w:marLeft w:val="-225"/>
              <w:marRight w:val="-225"/>
              <w:marTop w:val="0"/>
              <w:marBottom w:val="0"/>
              <w:divBdr>
                <w:top w:val="none" w:sz="0" w:space="0" w:color="auto"/>
                <w:left w:val="none" w:sz="0" w:space="0" w:color="auto"/>
                <w:bottom w:val="none" w:sz="0" w:space="0" w:color="auto"/>
                <w:right w:val="none" w:sz="0" w:space="0" w:color="auto"/>
              </w:divBdr>
            </w:div>
            <w:div w:id="140781406">
              <w:marLeft w:val="-225"/>
              <w:marRight w:val="-225"/>
              <w:marTop w:val="0"/>
              <w:marBottom w:val="0"/>
              <w:divBdr>
                <w:top w:val="none" w:sz="0" w:space="0" w:color="auto"/>
                <w:left w:val="none" w:sz="0" w:space="0" w:color="auto"/>
                <w:bottom w:val="none" w:sz="0" w:space="0" w:color="auto"/>
                <w:right w:val="none" w:sz="0" w:space="0" w:color="auto"/>
              </w:divBdr>
              <w:divsChild>
                <w:div w:id="1370841438">
                  <w:marLeft w:val="0"/>
                  <w:marRight w:val="0"/>
                  <w:marTop w:val="0"/>
                  <w:marBottom w:val="0"/>
                  <w:divBdr>
                    <w:top w:val="none" w:sz="0" w:space="0" w:color="auto"/>
                    <w:left w:val="none" w:sz="0" w:space="0" w:color="auto"/>
                    <w:bottom w:val="none" w:sz="0" w:space="0" w:color="auto"/>
                    <w:right w:val="none" w:sz="0" w:space="0" w:color="auto"/>
                  </w:divBdr>
                  <w:divsChild>
                    <w:div w:id="521286451">
                      <w:marLeft w:val="0"/>
                      <w:marRight w:val="0"/>
                      <w:marTop w:val="0"/>
                      <w:marBottom w:val="0"/>
                      <w:divBdr>
                        <w:top w:val="none" w:sz="0" w:space="0" w:color="auto"/>
                        <w:left w:val="none" w:sz="0" w:space="0" w:color="auto"/>
                        <w:bottom w:val="none" w:sz="0" w:space="0" w:color="auto"/>
                        <w:right w:val="none" w:sz="0" w:space="0" w:color="auto"/>
                      </w:divBdr>
                      <w:divsChild>
                        <w:div w:id="1450323084">
                          <w:marLeft w:val="0"/>
                          <w:marRight w:val="0"/>
                          <w:marTop w:val="0"/>
                          <w:marBottom w:val="0"/>
                          <w:divBdr>
                            <w:top w:val="none" w:sz="0" w:space="0" w:color="auto"/>
                            <w:left w:val="none" w:sz="0" w:space="0" w:color="auto"/>
                            <w:bottom w:val="none" w:sz="0" w:space="0" w:color="auto"/>
                            <w:right w:val="none" w:sz="0" w:space="0" w:color="auto"/>
                          </w:divBdr>
                          <w:divsChild>
                            <w:div w:id="1690831473">
                              <w:marLeft w:val="150"/>
                              <w:marRight w:val="150"/>
                              <w:marTop w:val="150"/>
                              <w:marBottom w:val="150"/>
                              <w:divBdr>
                                <w:top w:val="none" w:sz="0" w:space="0" w:color="auto"/>
                                <w:left w:val="none" w:sz="0" w:space="0" w:color="auto"/>
                                <w:bottom w:val="none" w:sz="0" w:space="0" w:color="auto"/>
                                <w:right w:val="none" w:sz="0" w:space="0" w:color="auto"/>
                              </w:divBdr>
                              <w:divsChild>
                                <w:div w:id="733821398">
                                  <w:marLeft w:val="0"/>
                                  <w:marRight w:val="0"/>
                                  <w:marTop w:val="0"/>
                                  <w:marBottom w:val="0"/>
                                  <w:divBdr>
                                    <w:top w:val="none" w:sz="0" w:space="0" w:color="auto"/>
                                    <w:left w:val="none" w:sz="0" w:space="0" w:color="auto"/>
                                    <w:bottom w:val="none" w:sz="0" w:space="0" w:color="auto"/>
                                    <w:right w:val="none" w:sz="0" w:space="0" w:color="auto"/>
                                  </w:divBdr>
                                </w:div>
                              </w:divsChild>
                            </w:div>
                            <w:div w:id="1709061264">
                              <w:marLeft w:val="150"/>
                              <w:marRight w:val="150"/>
                              <w:marTop w:val="150"/>
                              <w:marBottom w:val="150"/>
                              <w:divBdr>
                                <w:top w:val="none" w:sz="0" w:space="0" w:color="auto"/>
                                <w:left w:val="none" w:sz="0" w:space="0" w:color="auto"/>
                                <w:bottom w:val="none" w:sz="0" w:space="0" w:color="auto"/>
                                <w:right w:val="none" w:sz="0" w:space="0" w:color="auto"/>
                              </w:divBdr>
                              <w:divsChild>
                                <w:div w:id="684331549">
                                  <w:marLeft w:val="0"/>
                                  <w:marRight w:val="0"/>
                                  <w:marTop w:val="0"/>
                                  <w:marBottom w:val="0"/>
                                  <w:divBdr>
                                    <w:top w:val="none" w:sz="0" w:space="0" w:color="auto"/>
                                    <w:left w:val="none" w:sz="0" w:space="0" w:color="auto"/>
                                    <w:bottom w:val="none" w:sz="0" w:space="0" w:color="auto"/>
                                    <w:right w:val="none" w:sz="0" w:space="0" w:color="auto"/>
                                  </w:divBdr>
                                </w:div>
                              </w:divsChild>
                            </w:div>
                            <w:div w:id="1970819116">
                              <w:marLeft w:val="150"/>
                              <w:marRight w:val="150"/>
                              <w:marTop w:val="150"/>
                              <w:marBottom w:val="150"/>
                              <w:divBdr>
                                <w:top w:val="none" w:sz="0" w:space="0" w:color="auto"/>
                                <w:left w:val="none" w:sz="0" w:space="0" w:color="auto"/>
                                <w:bottom w:val="none" w:sz="0" w:space="0" w:color="auto"/>
                                <w:right w:val="none" w:sz="0" w:space="0" w:color="auto"/>
                              </w:divBdr>
                              <w:divsChild>
                                <w:div w:id="320277721">
                                  <w:marLeft w:val="0"/>
                                  <w:marRight w:val="0"/>
                                  <w:marTop w:val="0"/>
                                  <w:marBottom w:val="0"/>
                                  <w:divBdr>
                                    <w:top w:val="none" w:sz="0" w:space="0" w:color="auto"/>
                                    <w:left w:val="none" w:sz="0" w:space="0" w:color="auto"/>
                                    <w:bottom w:val="none" w:sz="0" w:space="0" w:color="auto"/>
                                    <w:right w:val="none" w:sz="0" w:space="0" w:color="auto"/>
                                  </w:divBdr>
                                </w:div>
                              </w:divsChild>
                            </w:div>
                            <w:div w:id="1300844108">
                              <w:marLeft w:val="150"/>
                              <w:marRight w:val="150"/>
                              <w:marTop w:val="150"/>
                              <w:marBottom w:val="150"/>
                              <w:divBdr>
                                <w:top w:val="none" w:sz="0" w:space="0" w:color="auto"/>
                                <w:left w:val="none" w:sz="0" w:space="0" w:color="auto"/>
                                <w:bottom w:val="none" w:sz="0" w:space="0" w:color="auto"/>
                                <w:right w:val="none" w:sz="0" w:space="0" w:color="auto"/>
                              </w:divBdr>
                              <w:divsChild>
                                <w:div w:id="1384596250">
                                  <w:marLeft w:val="0"/>
                                  <w:marRight w:val="0"/>
                                  <w:marTop w:val="0"/>
                                  <w:marBottom w:val="0"/>
                                  <w:divBdr>
                                    <w:top w:val="none" w:sz="0" w:space="0" w:color="auto"/>
                                    <w:left w:val="none" w:sz="0" w:space="0" w:color="auto"/>
                                    <w:bottom w:val="none" w:sz="0" w:space="0" w:color="auto"/>
                                    <w:right w:val="none" w:sz="0" w:space="0" w:color="auto"/>
                                  </w:divBdr>
                                </w:div>
                              </w:divsChild>
                            </w:div>
                            <w:div w:id="227112523">
                              <w:marLeft w:val="150"/>
                              <w:marRight w:val="150"/>
                              <w:marTop w:val="150"/>
                              <w:marBottom w:val="150"/>
                              <w:divBdr>
                                <w:top w:val="none" w:sz="0" w:space="0" w:color="auto"/>
                                <w:left w:val="none" w:sz="0" w:space="0" w:color="auto"/>
                                <w:bottom w:val="none" w:sz="0" w:space="0" w:color="auto"/>
                                <w:right w:val="none" w:sz="0" w:space="0" w:color="auto"/>
                              </w:divBdr>
                              <w:divsChild>
                                <w:div w:id="1664815269">
                                  <w:marLeft w:val="0"/>
                                  <w:marRight w:val="0"/>
                                  <w:marTop w:val="0"/>
                                  <w:marBottom w:val="0"/>
                                  <w:divBdr>
                                    <w:top w:val="none" w:sz="0" w:space="0" w:color="auto"/>
                                    <w:left w:val="none" w:sz="0" w:space="0" w:color="auto"/>
                                    <w:bottom w:val="none" w:sz="0" w:space="0" w:color="auto"/>
                                    <w:right w:val="none" w:sz="0" w:space="0" w:color="auto"/>
                                  </w:divBdr>
                                </w:div>
                              </w:divsChild>
                            </w:div>
                            <w:div w:id="1114135707">
                              <w:marLeft w:val="150"/>
                              <w:marRight w:val="150"/>
                              <w:marTop w:val="150"/>
                              <w:marBottom w:val="150"/>
                              <w:divBdr>
                                <w:top w:val="none" w:sz="0" w:space="0" w:color="auto"/>
                                <w:left w:val="none" w:sz="0" w:space="0" w:color="auto"/>
                                <w:bottom w:val="none" w:sz="0" w:space="0" w:color="auto"/>
                                <w:right w:val="none" w:sz="0" w:space="0" w:color="auto"/>
                              </w:divBdr>
                              <w:divsChild>
                                <w:div w:id="1087073039">
                                  <w:marLeft w:val="0"/>
                                  <w:marRight w:val="0"/>
                                  <w:marTop w:val="0"/>
                                  <w:marBottom w:val="0"/>
                                  <w:divBdr>
                                    <w:top w:val="none" w:sz="0" w:space="0" w:color="auto"/>
                                    <w:left w:val="none" w:sz="0" w:space="0" w:color="auto"/>
                                    <w:bottom w:val="none" w:sz="0" w:space="0" w:color="auto"/>
                                    <w:right w:val="none" w:sz="0" w:space="0" w:color="auto"/>
                                  </w:divBdr>
                                </w:div>
                              </w:divsChild>
                            </w:div>
                            <w:div w:id="293341163">
                              <w:marLeft w:val="150"/>
                              <w:marRight w:val="150"/>
                              <w:marTop w:val="150"/>
                              <w:marBottom w:val="150"/>
                              <w:divBdr>
                                <w:top w:val="none" w:sz="0" w:space="0" w:color="auto"/>
                                <w:left w:val="none" w:sz="0" w:space="0" w:color="auto"/>
                                <w:bottom w:val="none" w:sz="0" w:space="0" w:color="auto"/>
                                <w:right w:val="none" w:sz="0" w:space="0" w:color="auto"/>
                              </w:divBdr>
                              <w:divsChild>
                                <w:div w:id="1244408689">
                                  <w:marLeft w:val="0"/>
                                  <w:marRight w:val="0"/>
                                  <w:marTop w:val="0"/>
                                  <w:marBottom w:val="0"/>
                                  <w:divBdr>
                                    <w:top w:val="none" w:sz="0" w:space="0" w:color="auto"/>
                                    <w:left w:val="none" w:sz="0" w:space="0" w:color="auto"/>
                                    <w:bottom w:val="none" w:sz="0" w:space="0" w:color="auto"/>
                                    <w:right w:val="none" w:sz="0" w:space="0" w:color="auto"/>
                                  </w:divBdr>
                                </w:div>
                              </w:divsChild>
                            </w:div>
                            <w:div w:id="588395861">
                              <w:marLeft w:val="150"/>
                              <w:marRight w:val="150"/>
                              <w:marTop w:val="150"/>
                              <w:marBottom w:val="150"/>
                              <w:divBdr>
                                <w:top w:val="none" w:sz="0" w:space="0" w:color="auto"/>
                                <w:left w:val="none" w:sz="0" w:space="0" w:color="auto"/>
                                <w:bottom w:val="none" w:sz="0" w:space="0" w:color="auto"/>
                                <w:right w:val="none" w:sz="0" w:space="0" w:color="auto"/>
                              </w:divBdr>
                              <w:divsChild>
                                <w:div w:id="1199927465">
                                  <w:marLeft w:val="0"/>
                                  <w:marRight w:val="0"/>
                                  <w:marTop w:val="0"/>
                                  <w:marBottom w:val="0"/>
                                  <w:divBdr>
                                    <w:top w:val="none" w:sz="0" w:space="0" w:color="auto"/>
                                    <w:left w:val="none" w:sz="0" w:space="0" w:color="auto"/>
                                    <w:bottom w:val="none" w:sz="0" w:space="0" w:color="auto"/>
                                    <w:right w:val="none" w:sz="0" w:space="0" w:color="auto"/>
                                  </w:divBdr>
                                </w:div>
                              </w:divsChild>
                            </w:div>
                            <w:div w:id="1604915297">
                              <w:marLeft w:val="150"/>
                              <w:marRight w:val="150"/>
                              <w:marTop w:val="150"/>
                              <w:marBottom w:val="150"/>
                              <w:divBdr>
                                <w:top w:val="none" w:sz="0" w:space="0" w:color="auto"/>
                                <w:left w:val="none" w:sz="0" w:space="0" w:color="auto"/>
                                <w:bottom w:val="none" w:sz="0" w:space="0" w:color="auto"/>
                                <w:right w:val="none" w:sz="0" w:space="0" w:color="auto"/>
                              </w:divBdr>
                              <w:divsChild>
                                <w:div w:id="235818809">
                                  <w:marLeft w:val="0"/>
                                  <w:marRight w:val="0"/>
                                  <w:marTop w:val="0"/>
                                  <w:marBottom w:val="0"/>
                                  <w:divBdr>
                                    <w:top w:val="none" w:sz="0" w:space="0" w:color="auto"/>
                                    <w:left w:val="none" w:sz="0" w:space="0" w:color="auto"/>
                                    <w:bottom w:val="none" w:sz="0" w:space="0" w:color="auto"/>
                                    <w:right w:val="none" w:sz="0" w:space="0" w:color="auto"/>
                                  </w:divBdr>
                                </w:div>
                              </w:divsChild>
                            </w:div>
                            <w:div w:id="1276906325">
                              <w:marLeft w:val="150"/>
                              <w:marRight w:val="150"/>
                              <w:marTop w:val="150"/>
                              <w:marBottom w:val="150"/>
                              <w:divBdr>
                                <w:top w:val="none" w:sz="0" w:space="0" w:color="auto"/>
                                <w:left w:val="none" w:sz="0" w:space="0" w:color="auto"/>
                                <w:bottom w:val="none" w:sz="0" w:space="0" w:color="auto"/>
                                <w:right w:val="none" w:sz="0" w:space="0" w:color="auto"/>
                              </w:divBdr>
                              <w:divsChild>
                                <w:div w:id="179806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746593">
          <w:marLeft w:val="0"/>
          <w:marRight w:val="0"/>
          <w:marTop w:val="0"/>
          <w:marBottom w:val="0"/>
          <w:divBdr>
            <w:top w:val="none" w:sz="0" w:space="0" w:color="auto"/>
            <w:left w:val="none" w:sz="0" w:space="0" w:color="auto"/>
            <w:bottom w:val="none" w:sz="0" w:space="0" w:color="auto"/>
            <w:right w:val="none" w:sz="0" w:space="0" w:color="auto"/>
          </w:divBdr>
          <w:divsChild>
            <w:div w:id="569735781">
              <w:marLeft w:val="-225"/>
              <w:marRight w:val="-225"/>
              <w:marTop w:val="0"/>
              <w:marBottom w:val="0"/>
              <w:divBdr>
                <w:top w:val="none" w:sz="0" w:space="0" w:color="auto"/>
                <w:left w:val="none" w:sz="0" w:space="0" w:color="auto"/>
                <w:bottom w:val="none" w:sz="0" w:space="0" w:color="auto"/>
                <w:right w:val="none" w:sz="0" w:space="0" w:color="auto"/>
              </w:divBdr>
              <w:divsChild>
                <w:div w:id="92472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5821">
          <w:marLeft w:val="0"/>
          <w:marRight w:val="0"/>
          <w:marTop w:val="1350"/>
          <w:marBottom w:val="0"/>
          <w:divBdr>
            <w:top w:val="none" w:sz="0" w:space="0" w:color="auto"/>
            <w:left w:val="none" w:sz="0" w:space="0" w:color="auto"/>
            <w:bottom w:val="none" w:sz="0" w:space="0" w:color="auto"/>
            <w:right w:val="none" w:sz="0" w:space="0" w:color="auto"/>
          </w:divBdr>
          <w:divsChild>
            <w:div w:id="96953731">
              <w:marLeft w:val="-225"/>
              <w:marRight w:val="-225"/>
              <w:marTop w:val="0"/>
              <w:marBottom w:val="0"/>
              <w:divBdr>
                <w:top w:val="none" w:sz="0" w:space="0" w:color="auto"/>
                <w:left w:val="none" w:sz="0" w:space="0" w:color="auto"/>
                <w:bottom w:val="none" w:sz="0" w:space="0" w:color="auto"/>
                <w:right w:val="none" w:sz="0" w:space="0" w:color="auto"/>
              </w:divBdr>
              <w:divsChild>
                <w:div w:id="1714235161">
                  <w:marLeft w:val="0"/>
                  <w:marRight w:val="0"/>
                  <w:marTop w:val="375"/>
                  <w:marBottom w:val="0"/>
                  <w:divBdr>
                    <w:top w:val="none" w:sz="0" w:space="0" w:color="auto"/>
                    <w:left w:val="none" w:sz="0" w:space="0" w:color="auto"/>
                    <w:bottom w:val="none" w:sz="0" w:space="0" w:color="auto"/>
                    <w:right w:val="none" w:sz="0" w:space="0" w:color="auto"/>
                  </w:divBdr>
                  <w:divsChild>
                    <w:div w:id="297540315">
                      <w:marLeft w:val="0"/>
                      <w:marRight w:val="0"/>
                      <w:marTop w:val="0"/>
                      <w:marBottom w:val="0"/>
                      <w:divBdr>
                        <w:top w:val="none" w:sz="0" w:space="0" w:color="auto"/>
                        <w:left w:val="none" w:sz="0" w:space="0" w:color="auto"/>
                        <w:bottom w:val="none" w:sz="0" w:space="0" w:color="auto"/>
                        <w:right w:val="none" w:sz="0" w:space="0" w:color="auto"/>
                      </w:divBdr>
                    </w:div>
                  </w:divsChild>
                </w:div>
                <w:div w:id="1424640513">
                  <w:marLeft w:val="0"/>
                  <w:marRight w:val="0"/>
                  <w:marTop w:val="375"/>
                  <w:marBottom w:val="0"/>
                  <w:divBdr>
                    <w:top w:val="none" w:sz="0" w:space="0" w:color="auto"/>
                    <w:left w:val="none" w:sz="0" w:space="0" w:color="auto"/>
                    <w:bottom w:val="none" w:sz="0" w:space="0" w:color="auto"/>
                    <w:right w:val="none" w:sz="0" w:space="0" w:color="auto"/>
                  </w:divBdr>
                  <w:divsChild>
                    <w:div w:id="1827546083">
                      <w:marLeft w:val="0"/>
                      <w:marRight w:val="0"/>
                      <w:marTop w:val="0"/>
                      <w:marBottom w:val="0"/>
                      <w:divBdr>
                        <w:top w:val="none" w:sz="0" w:space="0" w:color="auto"/>
                        <w:left w:val="none" w:sz="0" w:space="0" w:color="auto"/>
                        <w:bottom w:val="none" w:sz="0" w:space="0" w:color="auto"/>
                        <w:right w:val="none" w:sz="0" w:space="0" w:color="auto"/>
                      </w:divBdr>
                    </w:div>
                  </w:divsChild>
                </w:div>
                <w:div w:id="1368750916">
                  <w:marLeft w:val="0"/>
                  <w:marRight w:val="0"/>
                  <w:marTop w:val="375"/>
                  <w:marBottom w:val="0"/>
                  <w:divBdr>
                    <w:top w:val="none" w:sz="0" w:space="0" w:color="auto"/>
                    <w:left w:val="none" w:sz="0" w:space="0" w:color="auto"/>
                    <w:bottom w:val="none" w:sz="0" w:space="0" w:color="auto"/>
                    <w:right w:val="none" w:sz="0" w:space="0" w:color="auto"/>
                  </w:divBdr>
                  <w:divsChild>
                    <w:div w:id="8216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592015">
          <w:marLeft w:val="0"/>
          <w:marRight w:val="0"/>
          <w:marTop w:val="0"/>
          <w:marBottom w:val="0"/>
          <w:divBdr>
            <w:top w:val="none" w:sz="0" w:space="0" w:color="auto"/>
            <w:left w:val="none" w:sz="0" w:space="0" w:color="auto"/>
            <w:bottom w:val="none" w:sz="0" w:space="0" w:color="auto"/>
            <w:right w:val="none" w:sz="0" w:space="0" w:color="auto"/>
          </w:divBdr>
          <w:divsChild>
            <w:div w:id="1254627651">
              <w:marLeft w:val="0"/>
              <w:marRight w:val="0"/>
              <w:marTop w:val="1500"/>
              <w:marBottom w:val="0"/>
              <w:divBdr>
                <w:top w:val="none" w:sz="0" w:space="0" w:color="auto"/>
                <w:left w:val="none" w:sz="0" w:space="0" w:color="auto"/>
                <w:bottom w:val="none" w:sz="0" w:space="0" w:color="auto"/>
                <w:right w:val="none" w:sz="0" w:space="0" w:color="auto"/>
              </w:divBdr>
            </w:div>
            <w:div w:id="1180893436">
              <w:marLeft w:val="-225"/>
              <w:marRight w:val="-225"/>
              <w:marTop w:val="0"/>
              <w:marBottom w:val="0"/>
              <w:divBdr>
                <w:top w:val="none" w:sz="0" w:space="0" w:color="auto"/>
                <w:left w:val="none" w:sz="0" w:space="0" w:color="auto"/>
                <w:bottom w:val="none" w:sz="0" w:space="0" w:color="auto"/>
                <w:right w:val="none" w:sz="0" w:space="0" w:color="auto"/>
              </w:divBdr>
              <w:divsChild>
                <w:div w:id="469791931">
                  <w:marLeft w:val="0"/>
                  <w:marRight w:val="0"/>
                  <w:marTop w:val="0"/>
                  <w:marBottom w:val="0"/>
                  <w:divBdr>
                    <w:top w:val="none" w:sz="0" w:space="0" w:color="auto"/>
                    <w:left w:val="none" w:sz="0" w:space="0" w:color="auto"/>
                    <w:bottom w:val="none" w:sz="0" w:space="0" w:color="auto"/>
                    <w:right w:val="none" w:sz="0" w:space="0" w:color="auto"/>
                  </w:divBdr>
                  <w:divsChild>
                    <w:div w:id="833108428">
                      <w:marLeft w:val="0"/>
                      <w:marRight w:val="0"/>
                      <w:marTop w:val="0"/>
                      <w:marBottom w:val="0"/>
                      <w:divBdr>
                        <w:top w:val="none" w:sz="0" w:space="0" w:color="auto"/>
                        <w:left w:val="none" w:sz="0" w:space="0" w:color="auto"/>
                        <w:bottom w:val="none" w:sz="0" w:space="0" w:color="auto"/>
                        <w:right w:val="none" w:sz="0" w:space="0" w:color="auto"/>
                      </w:divBdr>
                      <w:divsChild>
                        <w:div w:id="2018847878">
                          <w:marLeft w:val="0"/>
                          <w:marRight w:val="0"/>
                          <w:marTop w:val="0"/>
                          <w:marBottom w:val="0"/>
                          <w:divBdr>
                            <w:top w:val="none" w:sz="0" w:space="0" w:color="auto"/>
                            <w:left w:val="none" w:sz="0" w:space="0" w:color="auto"/>
                            <w:bottom w:val="none" w:sz="0" w:space="0" w:color="auto"/>
                            <w:right w:val="none" w:sz="0" w:space="0" w:color="auto"/>
                          </w:divBdr>
                          <w:divsChild>
                            <w:div w:id="1058210295">
                              <w:marLeft w:val="150"/>
                              <w:marRight w:val="150"/>
                              <w:marTop w:val="150"/>
                              <w:marBottom w:val="150"/>
                              <w:divBdr>
                                <w:top w:val="none" w:sz="0" w:space="0" w:color="auto"/>
                                <w:left w:val="none" w:sz="0" w:space="0" w:color="auto"/>
                                <w:bottom w:val="none" w:sz="0" w:space="0" w:color="auto"/>
                                <w:right w:val="none" w:sz="0" w:space="0" w:color="auto"/>
                              </w:divBdr>
                              <w:divsChild>
                                <w:div w:id="1728412509">
                                  <w:marLeft w:val="0"/>
                                  <w:marRight w:val="0"/>
                                  <w:marTop w:val="795"/>
                                  <w:marBottom w:val="0"/>
                                  <w:divBdr>
                                    <w:top w:val="none" w:sz="0" w:space="0" w:color="auto"/>
                                    <w:left w:val="none" w:sz="0" w:space="0" w:color="auto"/>
                                    <w:bottom w:val="none" w:sz="0" w:space="0" w:color="auto"/>
                                    <w:right w:val="none" w:sz="0" w:space="0" w:color="auto"/>
                                  </w:divBdr>
                                  <w:divsChild>
                                    <w:div w:id="542594247">
                                      <w:marLeft w:val="-225"/>
                                      <w:marRight w:val="-225"/>
                                      <w:marTop w:val="0"/>
                                      <w:marBottom w:val="0"/>
                                      <w:divBdr>
                                        <w:top w:val="none" w:sz="0" w:space="0" w:color="auto"/>
                                        <w:left w:val="none" w:sz="0" w:space="0" w:color="auto"/>
                                        <w:bottom w:val="none" w:sz="0" w:space="0" w:color="auto"/>
                                        <w:right w:val="none" w:sz="0" w:space="0" w:color="auto"/>
                                      </w:divBdr>
                                      <w:divsChild>
                                        <w:div w:id="1781144609">
                                          <w:marLeft w:val="0"/>
                                          <w:marRight w:val="0"/>
                                          <w:marTop w:val="0"/>
                                          <w:marBottom w:val="0"/>
                                          <w:divBdr>
                                            <w:top w:val="none" w:sz="0" w:space="0" w:color="auto"/>
                                            <w:left w:val="none" w:sz="0" w:space="0" w:color="auto"/>
                                            <w:bottom w:val="none" w:sz="0" w:space="0" w:color="auto"/>
                                            <w:right w:val="none" w:sz="0" w:space="0" w:color="auto"/>
                                          </w:divBdr>
                                          <w:divsChild>
                                            <w:div w:id="1042557436">
                                              <w:marLeft w:val="0"/>
                                              <w:marRight w:val="0"/>
                                              <w:marTop w:val="0"/>
                                              <w:marBottom w:val="0"/>
                                              <w:divBdr>
                                                <w:top w:val="none" w:sz="0" w:space="0" w:color="auto"/>
                                                <w:left w:val="none" w:sz="0" w:space="0" w:color="auto"/>
                                                <w:bottom w:val="none" w:sz="0" w:space="0" w:color="auto"/>
                                                <w:right w:val="none" w:sz="0" w:space="0" w:color="auto"/>
                                              </w:divBdr>
                                            </w:div>
                                            <w:div w:id="1242980955">
                                              <w:marLeft w:val="75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 w:id="1152797840">
                              <w:marLeft w:val="150"/>
                              <w:marRight w:val="150"/>
                              <w:marTop w:val="150"/>
                              <w:marBottom w:val="150"/>
                              <w:divBdr>
                                <w:top w:val="none" w:sz="0" w:space="0" w:color="auto"/>
                                <w:left w:val="none" w:sz="0" w:space="0" w:color="auto"/>
                                <w:bottom w:val="none" w:sz="0" w:space="0" w:color="auto"/>
                                <w:right w:val="none" w:sz="0" w:space="0" w:color="auto"/>
                              </w:divBdr>
                              <w:divsChild>
                                <w:div w:id="1919629247">
                                  <w:marLeft w:val="0"/>
                                  <w:marRight w:val="0"/>
                                  <w:marTop w:val="795"/>
                                  <w:marBottom w:val="0"/>
                                  <w:divBdr>
                                    <w:top w:val="none" w:sz="0" w:space="0" w:color="auto"/>
                                    <w:left w:val="none" w:sz="0" w:space="0" w:color="auto"/>
                                    <w:bottom w:val="none" w:sz="0" w:space="0" w:color="auto"/>
                                    <w:right w:val="none" w:sz="0" w:space="0" w:color="auto"/>
                                  </w:divBdr>
                                  <w:divsChild>
                                    <w:div w:id="999847957">
                                      <w:marLeft w:val="-225"/>
                                      <w:marRight w:val="-225"/>
                                      <w:marTop w:val="0"/>
                                      <w:marBottom w:val="0"/>
                                      <w:divBdr>
                                        <w:top w:val="none" w:sz="0" w:space="0" w:color="auto"/>
                                        <w:left w:val="none" w:sz="0" w:space="0" w:color="auto"/>
                                        <w:bottom w:val="none" w:sz="0" w:space="0" w:color="auto"/>
                                        <w:right w:val="none" w:sz="0" w:space="0" w:color="auto"/>
                                      </w:divBdr>
                                      <w:divsChild>
                                        <w:div w:id="210193491">
                                          <w:marLeft w:val="0"/>
                                          <w:marRight w:val="0"/>
                                          <w:marTop w:val="0"/>
                                          <w:marBottom w:val="0"/>
                                          <w:divBdr>
                                            <w:top w:val="none" w:sz="0" w:space="0" w:color="auto"/>
                                            <w:left w:val="none" w:sz="0" w:space="0" w:color="auto"/>
                                            <w:bottom w:val="none" w:sz="0" w:space="0" w:color="auto"/>
                                            <w:right w:val="none" w:sz="0" w:space="0" w:color="auto"/>
                                          </w:divBdr>
                                          <w:divsChild>
                                            <w:div w:id="2072118818">
                                              <w:marLeft w:val="0"/>
                                              <w:marRight w:val="0"/>
                                              <w:marTop w:val="0"/>
                                              <w:marBottom w:val="0"/>
                                              <w:divBdr>
                                                <w:top w:val="none" w:sz="0" w:space="0" w:color="auto"/>
                                                <w:left w:val="none" w:sz="0" w:space="0" w:color="auto"/>
                                                <w:bottom w:val="none" w:sz="0" w:space="0" w:color="auto"/>
                                                <w:right w:val="none" w:sz="0" w:space="0" w:color="auto"/>
                                              </w:divBdr>
                                            </w:div>
                                            <w:div w:id="1080447889">
                                              <w:marLeft w:val="75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 w:id="735516027">
                              <w:marLeft w:val="150"/>
                              <w:marRight w:val="150"/>
                              <w:marTop w:val="150"/>
                              <w:marBottom w:val="150"/>
                              <w:divBdr>
                                <w:top w:val="none" w:sz="0" w:space="0" w:color="auto"/>
                                <w:left w:val="none" w:sz="0" w:space="0" w:color="auto"/>
                                <w:bottom w:val="none" w:sz="0" w:space="0" w:color="auto"/>
                                <w:right w:val="none" w:sz="0" w:space="0" w:color="auto"/>
                              </w:divBdr>
                              <w:divsChild>
                                <w:div w:id="2045400882">
                                  <w:marLeft w:val="0"/>
                                  <w:marRight w:val="0"/>
                                  <w:marTop w:val="795"/>
                                  <w:marBottom w:val="0"/>
                                  <w:divBdr>
                                    <w:top w:val="none" w:sz="0" w:space="0" w:color="auto"/>
                                    <w:left w:val="none" w:sz="0" w:space="0" w:color="auto"/>
                                    <w:bottom w:val="none" w:sz="0" w:space="0" w:color="auto"/>
                                    <w:right w:val="none" w:sz="0" w:space="0" w:color="auto"/>
                                  </w:divBdr>
                                  <w:divsChild>
                                    <w:div w:id="197279074">
                                      <w:marLeft w:val="-225"/>
                                      <w:marRight w:val="-225"/>
                                      <w:marTop w:val="0"/>
                                      <w:marBottom w:val="0"/>
                                      <w:divBdr>
                                        <w:top w:val="none" w:sz="0" w:space="0" w:color="auto"/>
                                        <w:left w:val="none" w:sz="0" w:space="0" w:color="auto"/>
                                        <w:bottom w:val="none" w:sz="0" w:space="0" w:color="auto"/>
                                        <w:right w:val="none" w:sz="0" w:space="0" w:color="auto"/>
                                      </w:divBdr>
                                      <w:divsChild>
                                        <w:div w:id="1512639906">
                                          <w:marLeft w:val="0"/>
                                          <w:marRight w:val="0"/>
                                          <w:marTop w:val="0"/>
                                          <w:marBottom w:val="0"/>
                                          <w:divBdr>
                                            <w:top w:val="none" w:sz="0" w:space="0" w:color="auto"/>
                                            <w:left w:val="none" w:sz="0" w:space="0" w:color="auto"/>
                                            <w:bottom w:val="none" w:sz="0" w:space="0" w:color="auto"/>
                                            <w:right w:val="none" w:sz="0" w:space="0" w:color="auto"/>
                                          </w:divBdr>
                                          <w:divsChild>
                                            <w:div w:id="1089959530">
                                              <w:marLeft w:val="0"/>
                                              <w:marRight w:val="0"/>
                                              <w:marTop w:val="0"/>
                                              <w:marBottom w:val="0"/>
                                              <w:divBdr>
                                                <w:top w:val="none" w:sz="0" w:space="0" w:color="auto"/>
                                                <w:left w:val="none" w:sz="0" w:space="0" w:color="auto"/>
                                                <w:bottom w:val="none" w:sz="0" w:space="0" w:color="auto"/>
                                                <w:right w:val="none" w:sz="0" w:space="0" w:color="auto"/>
                                              </w:divBdr>
                                            </w:div>
                                            <w:div w:id="1631983370">
                                              <w:marLeft w:val="75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 w:id="1781952507">
                              <w:marLeft w:val="150"/>
                              <w:marRight w:val="150"/>
                              <w:marTop w:val="150"/>
                              <w:marBottom w:val="150"/>
                              <w:divBdr>
                                <w:top w:val="none" w:sz="0" w:space="0" w:color="auto"/>
                                <w:left w:val="none" w:sz="0" w:space="0" w:color="auto"/>
                                <w:bottom w:val="none" w:sz="0" w:space="0" w:color="auto"/>
                                <w:right w:val="none" w:sz="0" w:space="0" w:color="auto"/>
                              </w:divBdr>
                              <w:divsChild>
                                <w:div w:id="767702136">
                                  <w:marLeft w:val="0"/>
                                  <w:marRight w:val="0"/>
                                  <w:marTop w:val="795"/>
                                  <w:marBottom w:val="0"/>
                                  <w:divBdr>
                                    <w:top w:val="none" w:sz="0" w:space="0" w:color="auto"/>
                                    <w:left w:val="none" w:sz="0" w:space="0" w:color="auto"/>
                                    <w:bottom w:val="none" w:sz="0" w:space="0" w:color="auto"/>
                                    <w:right w:val="none" w:sz="0" w:space="0" w:color="auto"/>
                                  </w:divBdr>
                                  <w:divsChild>
                                    <w:div w:id="2140417522">
                                      <w:marLeft w:val="-225"/>
                                      <w:marRight w:val="-225"/>
                                      <w:marTop w:val="0"/>
                                      <w:marBottom w:val="0"/>
                                      <w:divBdr>
                                        <w:top w:val="none" w:sz="0" w:space="0" w:color="auto"/>
                                        <w:left w:val="none" w:sz="0" w:space="0" w:color="auto"/>
                                        <w:bottom w:val="none" w:sz="0" w:space="0" w:color="auto"/>
                                        <w:right w:val="none" w:sz="0" w:space="0" w:color="auto"/>
                                      </w:divBdr>
                                      <w:divsChild>
                                        <w:div w:id="1624076116">
                                          <w:marLeft w:val="0"/>
                                          <w:marRight w:val="0"/>
                                          <w:marTop w:val="0"/>
                                          <w:marBottom w:val="0"/>
                                          <w:divBdr>
                                            <w:top w:val="none" w:sz="0" w:space="0" w:color="auto"/>
                                            <w:left w:val="none" w:sz="0" w:space="0" w:color="auto"/>
                                            <w:bottom w:val="none" w:sz="0" w:space="0" w:color="auto"/>
                                            <w:right w:val="none" w:sz="0" w:space="0" w:color="auto"/>
                                          </w:divBdr>
                                          <w:divsChild>
                                            <w:div w:id="432212114">
                                              <w:marLeft w:val="0"/>
                                              <w:marRight w:val="0"/>
                                              <w:marTop w:val="0"/>
                                              <w:marBottom w:val="0"/>
                                              <w:divBdr>
                                                <w:top w:val="none" w:sz="0" w:space="0" w:color="auto"/>
                                                <w:left w:val="none" w:sz="0" w:space="0" w:color="auto"/>
                                                <w:bottom w:val="none" w:sz="0" w:space="0" w:color="auto"/>
                                                <w:right w:val="none" w:sz="0" w:space="0" w:color="auto"/>
                                              </w:divBdr>
                                            </w:div>
                                            <w:div w:id="1284848156">
                                              <w:marLeft w:val="75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 w:id="663627342">
                              <w:marLeft w:val="150"/>
                              <w:marRight w:val="150"/>
                              <w:marTop w:val="150"/>
                              <w:marBottom w:val="150"/>
                              <w:divBdr>
                                <w:top w:val="none" w:sz="0" w:space="0" w:color="auto"/>
                                <w:left w:val="none" w:sz="0" w:space="0" w:color="auto"/>
                                <w:bottom w:val="none" w:sz="0" w:space="0" w:color="auto"/>
                                <w:right w:val="none" w:sz="0" w:space="0" w:color="auto"/>
                              </w:divBdr>
                              <w:divsChild>
                                <w:div w:id="355081089">
                                  <w:marLeft w:val="0"/>
                                  <w:marRight w:val="0"/>
                                  <w:marTop w:val="795"/>
                                  <w:marBottom w:val="0"/>
                                  <w:divBdr>
                                    <w:top w:val="none" w:sz="0" w:space="0" w:color="auto"/>
                                    <w:left w:val="none" w:sz="0" w:space="0" w:color="auto"/>
                                    <w:bottom w:val="none" w:sz="0" w:space="0" w:color="auto"/>
                                    <w:right w:val="none" w:sz="0" w:space="0" w:color="auto"/>
                                  </w:divBdr>
                                  <w:divsChild>
                                    <w:div w:id="605114784">
                                      <w:marLeft w:val="-225"/>
                                      <w:marRight w:val="-225"/>
                                      <w:marTop w:val="0"/>
                                      <w:marBottom w:val="0"/>
                                      <w:divBdr>
                                        <w:top w:val="none" w:sz="0" w:space="0" w:color="auto"/>
                                        <w:left w:val="none" w:sz="0" w:space="0" w:color="auto"/>
                                        <w:bottom w:val="none" w:sz="0" w:space="0" w:color="auto"/>
                                        <w:right w:val="none" w:sz="0" w:space="0" w:color="auto"/>
                                      </w:divBdr>
                                      <w:divsChild>
                                        <w:div w:id="1372071649">
                                          <w:marLeft w:val="0"/>
                                          <w:marRight w:val="0"/>
                                          <w:marTop w:val="0"/>
                                          <w:marBottom w:val="0"/>
                                          <w:divBdr>
                                            <w:top w:val="none" w:sz="0" w:space="0" w:color="auto"/>
                                            <w:left w:val="none" w:sz="0" w:space="0" w:color="auto"/>
                                            <w:bottom w:val="none" w:sz="0" w:space="0" w:color="auto"/>
                                            <w:right w:val="none" w:sz="0" w:space="0" w:color="auto"/>
                                          </w:divBdr>
                                          <w:divsChild>
                                            <w:div w:id="160585262">
                                              <w:marLeft w:val="0"/>
                                              <w:marRight w:val="0"/>
                                              <w:marTop w:val="0"/>
                                              <w:marBottom w:val="0"/>
                                              <w:divBdr>
                                                <w:top w:val="none" w:sz="0" w:space="0" w:color="auto"/>
                                                <w:left w:val="none" w:sz="0" w:space="0" w:color="auto"/>
                                                <w:bottom w:val="none" w:sz="0" w:space="0" w:color="auto"/>
                                                <w:right w:val="none" w:sz="0" w:space="0" w:color="auto"/>
                                              </w:divBdr>
                                            </w:div>
                                            <w:div w:id="1318191213">
                                              <w:marLeft w:val="75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 w:id="1590505697">
                              <w:marLeft w:val="150"/>
                              <w:marRight w:val="150"/>
                              <w:marTop w:val="150"/>
                              <w:marBottom w:val="150"/>
                              <w:divBdr>
                                <w:top w:val="none" w:sz="0" w:space="0" w:color="auto"/>
                                <w:left w:val="none" w:sz="0" w:space="0" w:color="auto"/>
                                <w:bottom w:val="none" w:sz="0" w:space="0" w:color="auto"/>
                                <w:right w:val="none" w:sz="0" w:space="0" w:color="auto"/>
                              </w:divBdr>
                              <w:divsChild>
                                <w:div w:id="956453476">
                                  <w:marLeft w:val="0"/>
                                  <w:marRight w:val="0"/>
                                  <w:marTop w:val="795"/>
                                  <w:marBottom w:val="0"/>
                                  <w:divBdr>
                                    <w:top w:val="none" w:sz="0" w:space="0" w:color="auto"/>
                                    <w:left w:val="none" w:sz="0" w:space="0" w:color="auto"/>
                                    <w:bottom w:val="none" w:sz="0" w:space="0" w:color="auto"/>
                                    <w:right w:val="none" w:sz="0" w:space="0" w:color="auto"/>
                                  </w:divBdr>
                                  <w:divsChild>
                                    <w:div w:id="419722810">
                                      <w:marLeft w:val="-225"/>
                                      <w:marRight w:val="-225"/>
                                      <w:marTop w:val="0"/>
                                      <w:marBottom w:val="0"/>
                                      <w:divBdr>
                                        <w:top w:val="none" w:sz="0" w:space="0" w:color="auto"/>
                                        <w:left w:val="none" w:sz="0" w:space="0" w:color="auto"/>
                                        <w:bottom w:val="none" w:sz="0" w:space="0" w:color="auto"/>
                                        <w:right w:val="none" w:sz="0" w:space="0" w:color="auto"/>
                                      </w:divBdr>
                                      <w:divsChild>
                                        <w:div w:id="1867866860">
                                          <w:marLeft w:val="0"/>
                                          <w:marRight w:val="0"/>
                                          <w:marTop w:val="0"/>
                                          <w:marBottom w:val="0"/>
                                          <w:divBdr>
                                            <w:top w:val="none" w:sz="0" w:space="0" w:color="auto"/>
                                            <w:left w:val="none" w:sz="0" w:space="0" w:color="auto"/>
                                            <w:bottom w:val="none" w:sz="0" w:space="0" w:color="auto"/>
                                            <w:right w:val="none" w:sz="0" w:space="0" w:color="auto"/>
                                          </w:divBdr>
                                          <w:divsChild>
                                            <w:div w:id="75179209">
                                              <w:marLeft w:val="0"/>
                                              <w:marRight w:val="0"/>
                                              <w:marTop w:val="0"/>
                                              <w:marBottom w:val="0"/>
                                              <w:divBdr>
                                                <w:top w:val="none" w:sz="0" w:space="0" w:color="auto"/>
                                                <w:left w:val="none" w:sz="0" w:space="0" w:color="auto"/>
                                                <w:bottom w:val="none" w:sz="0" w:space="0" w:color="auto"/>
                                                <w:right w:val="none" w:sz="0" w:space="0" w:color="auto"/>
                                              </w:divBdr>
                                            </w:div>
                                            <w:div w:id="1073509694">
                                              <w:marLeft w:val="75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 w:id="1305619565">
                              <w:marLeft w:val="150"/>
                              <w:marRight w:val="150"/>
                              <w:marTop w:val="150"/>
                              <w:marBottom w:val="150"/>
                              <w:divBdr>
                                <w:top w:val="none" w:sz="0" w:space="0" w:color="auto"/>
                                <w:left w:val="none" w:sz="0" w:space="0" w:color="auto"/>
                                <w:bottom w:val="none" w:sz="0" w:space="0" w:color="auto"/>
                                <w:right w:val="none" w:sz="0" w:space="0" w:color="auto"/>
                              </w:divBdr>
                              <w:divsChild>
                                <w:div w:id="1867786515">
                                  <w:marLeft w:val="0"/>
                                  <w:marRight w:val="0"/>
                                  <w:marTop w:val="795"/>
                                  <w:marBottom w:val="0"/>
                                  <w:divBdr>
                                    <w:top w:val="none" w:sz="0" w:space="0" w:color="auto"/>
                                    <w:left w:val="none" w:sz="0" w:space="0" w:color="auto"/>
                                    <w:bottom w:val="none" w:sz="0" w:space="0" w:color="auto"/>
                                    <w:right w:val="none" w:sz="0" w:space="0" w:color="auto"/>
                                  </w:divBdr>
                                  <w:divsChild>
                                    <w:div w:id="718283378">
                                      <w:marLeft w:val="-225"/>
                                      <w:marRight w:val="-225"/>
                                      <w:marTop w:val="0"/>
                                      <w:marBottom w:val="0"/>
                                      <w:divBdr>
                                        <w:top w:val="none" w:sz="0" w:space="0" w:color="auto"/>
                                        <w:left w:val="none" w:sz="0" w:space="0" w:color="auto"/>
                                        <w:bottom w:val="none" w:sz="0" w:space="0" w:color="auto"/>
                                        <w:right w:val="none" w:sz="0" w:space="0" w:color="auto"/>
                                      </w:divBdr>
                                      <w:divsChild>
                                        <w:div w:id="2110150249">
                                          <w:marLeft w:val="0"/>
                                          <w:marRight w:val="0"/>
                                          <w:marTop w:val="0"/>
                                          <w:marBottom w:val="0"/>
                                          <w:divBdr>
                                            <w:top w:val="none" w:sz="0" w:space="0" w:color="auto"/>
                                            <w:left w:val="none" w:sz="0" w:space="0" w:color="auto"/>
                                            <w:bottom w:val="none" w:sz="0" w:space="0" w:color="auto"/>
                                            <w:right w:val="none" w:sz="0" w:space="0" w:color="auto"/>
                                          </w:divBdr>
                                          <w:divsChild>
                                            <w:div w:id="1058868775">
                                              <w:marLeft w:val="0"/>
                                              <w:marRight w:val="0"/>
                                              <w:marTop w:val="0"/>
                                              <w:marBottom w:val="0"/>
                                              <w:divBdr>
                                                <w:top w:val="none" w:sz="0" w:space="0" w:color="auto"/>
                                                <w:left w:val="none" w:sz="0" w:space="0" w:color="auto"/>
                                                <w:bottom w:val="none" w:sz="0" w:space="0" w:color="auto"/>
                                                <w:right w:val="none" w:sz="0" w:space="0" w:color="auto"/>
                                              </w:divBdr>
                                            </w:div>
                                            <w:div w:id="2076509861">
                                              <w:marLeft w:val="75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 w:id="879561140">
                              <w:marLeft w:val="150"/>
                              <w:marRight w:val="150"/>
                              <w:marTop w:val="150"/>
                              <w:marBottom w:val="150"/>
                              <w:divBdr>
                                <w:top w:val="none" w:sz="0" w:space="0" w:color="auto"/>
                                <w:left w:val="none" w:sz="0" w:space="0" w:color="auto"/>
                                <w:bottom w:val="none" w:sz="0" w:space="0" w:color="auto"/>
                                <w:right w:val="none" w:sz="0" w:space="0" w:color="auto"/>
                              </w:divBdr>
                              <w:divsChild>
                                <w:div w:id="1547331319">
                                  <w:marLeft w:val="0"/>
                                  <w:marRight w:val="0"/>
                                  <w:marTop w:val="795"/>
                                  <w:marBottom w:val="0"/>
                                  <w:divBdr>
                                    <w:top w:val="none" w:sz="0" w:space="0" w:color="auto"/>
                                    <w:left w:val="none" w:sz="0" w:space="0" w:color="auto"/>
                                    <w:bottom w:val="none" w:sz="0" w:space="0" w:color="auto"/>
                                    <w:right w:val="none" w:sz="0" w:space="0" w:color="auto"/>
                                  </w:divBdr>
                                  <w:divsChild>
                                    <w:div w:id="945622393">
                                      <w:marLeft w:val="-225"/>
                                      <w:marRight w:val="-225"/>
                                      <w:marTop w:val="0"/>
                                      <w:marBottom w:val="0"/>
                                      <w:divBdr>
                                        <w:top w:val="none" w:sz="0" w:space="0" w:color="auto"/>
                                        <w:left w:val="none" w:sz="0" w:space="0" w:color="auto"/>
                                        <w:bottom w:val="none" w:sz="0" w:space="0" w:color="auto"/>
                                        <w:right w:val="none" w:sz="0" w:space="0" w:color="auto"/>
                                      </w:divBdr>
                                      <w:divsChild>
                                        <w:div w:id="144250990">
                                          <w:marLeft w:val="0"/>
                                          <w:marRight w:val="0"/>
                                          <w:marTop w:val="0"/>
                                          <w:marBottom w:val="0"/>
                                          <w:divBdr>
                                            <w:top w:val="none" w:sz="0" w:space="0" w:color="auto"/>
                                            <w:left w:val="none" w:sz="0" w:space="0" w:color="auto"/>
                                            <w:bottom w:val="none" w:sz="0" w:space="0" w:color="auto"/>
                                            <w:right w:val="none" w:sz="0" w:space="0" w:color="auto"/>
                                          </w:divBdr>
                                          <w:divsChild>
                                            <w:div w:id="1987469398">
                                              <w:marLeft w:val="0"/>
                                              <w:marRight w:val="0"/>
                                              <w:marTop w:val="0"/>
                                              <w:marBottom w:val="0"/>
                                              <w:divBdr>
                                                <w:top w:val="none" w:sz="0" w:space="0" w:color="auto"/>
                                                <w:left w:val="none" w:sz="0" w:space="0" w:color="auto"/>
                                                <w:bottom w:val="none" w:sz="0" w:space="0" w:color="auto"/>
                                                <w:right w:val="none" w:sz="0" w:space="0" w:color="auto"/>
                                              </w:divBdr>
                                            </w:div>
                                            <w:div w:id="1661927531">
                                              <w:marLeft w:val="75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 w:id="280036324">
                              <w:marLeft w:val="150"/>
                              <w:marRight w:val="150"/>
                              <w:marTop w:val="150"/>
                              <w:marBottom w:val="150"/>
                              <w:divBdr>
                                <w:top w:val="none" w:sz="0" w:space="0" w:color="auto"/>
                                <w:left w:val="none" w:sz="0" w:space="0" w:color="auto"/>
                                <w:bottom w:val="none" w:sz="0" w:space="0" w:color="auto"/>
                                <w:right w:val="none" w:sz="0" w:space="0" w:color="auto"/>
                              </w:divBdr>
                              <w:divsChild>
                                <w:div w:id="845831058">
                                  <w:marLeft w:val="0"/>
                                  <w:marRight w:val="0"/>
                                  <w:marTop w:val="795"/>
                                  <w:marBottom w:val="0"/>
                                  <w:divBdr>
                                    <w:top w:val="none" w:sz="0" w:space="0" w:color="auto"/>
                                    <w:left w:val="none" w:sz="0" w:space="0" w:color="auto"/>
                                    <w:bottom w:val="none" w:sz="0" w:space="0" w:color="auto"/>
                                    <w:right w:val="none" w:sz="0" w:space="0" w:color="auto"/>
                                  </w:divBdr>
                                  <w:divsChild>
                                    <w:div w:id="1493640576">
                                      <w:marLeft w:val="-225"/>
                                      <w:marRight w:val="-225"/>
                                      <w:marTop w:val="0"/>
                                      <w:marBottom w:val="0"/>
                                      <w:divBdr>
                                        <w:top w:val="none" w:sz="0" w:space="0" w:color="auto"/>
                                        <w:left w:val="none" w:sz="0" w:space="0" w:color="auto"/>
                                        <w:bottom w:val="none" w:sz="0" w:space="0" w:color="auto"/>
                                        <w:right w:val="none" w:sz="0" w:space="0" w:color="auto"/>
                                      </w:divBdr>
                                      <w:divsChild>
                                        <w:div w:id="1660035480">
                                          <w:marLeft w:val="0"/>
                                          <w:marRight w:val="0"/>
                                          <w:marTop w:val="0"/>
                                          <w:marBottom w:val="0"/>
                                          <w:divBdr>
                                            <w:top w:val="none" w:sz="0" w:space="0" w:color="auto"/>
                                            <w:left w:val="none" w:sz="0" w:space="0" w:color="auto"/>
                                            <w:bottom w:val="none" w:sz="0" w:space="0" w:color="auto"/>
                                            <w:right w:val="none" w:sz="0" w:space="0" w:color="auto"/>
                                          </w:divBdr>
                                          <w:divsChild>
                                            <w:div w:id="1068116438">
                                              <w:marLeft w:val="0"/>
                                              <w:marRight w:val="0"/>
                                              <w:marTop w:val="0"/>
                                              <w:marBottom w:val="0"/>
                                              <w:divBdr>
                                                <w:top w:val="none" w:sz="0" w:space="0" w:color="auto"/>
                                                <w:left w:val="none" w:sz="0" w:space="0" w:color="auto"/>
                                                <w:bottom w:val="none" w:sz="0" w:space="0" w:color="auto"/>
                                                <w:right w:val="none" w:sz="0" w:space="0" w:color="auto"/>
                                              </w:divBdr>
                                            </w:div>
                                            <w:div w:id="189226453">
                                              <w:marLeft w:val="75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 w:id="1533960024">
                              <w:marLeft w:val="150"/>
                              <w:marRight w:val="150"/>
                              <w:marTop w:val="150"/>
                              <w:marBottom w:val="150"/>
                              <w:divBdr>
                                <w:top w:val="none" w:sz="0" w:space="0" w:color="auto"/>
                                <w:left w:val="none" w:sz="0" w:space="0" w:color="auto"/>
                                <w:bottom w:val="none" w:sz="0" w:space="0" w:color="auto"/>
                                <w:right w:val="none" w:sz="0" w:space="0" w:color="auto"/>
                              </w:divBdr>
                              <w:divsChild>
                                <w:div w:id="1376347532">
                                  <w:marLeft w:val="0"/>
                                  <w:marRight w:val="0"/>
                                  <w:marTop w:val="795"/>
                                  <w:marBottom w:val="0"/>
                                  <w:divBdr>
                                    <w:top w:val="none" w:sz="0" w:space="0" w:color="auto"/>
                                    <w:left w:val="none" w:sz="0" w:space="0" w:color="auto"/>
                                    <w:bottom w:val="none" w:sz="0" w:space="0" w:color="auto"/>
                                    <w:right w:val="none" w:sz="0" w:space="0" w:color="auto"/>
                                  </w:divBdr>
                                  <w:divsChild>
                                    <w:div w:id="719866343">
                                      <w:marLeft w:val="-225"/>
                                      <w:marRight w:val="-225"/>
                                      <w:marTop w:val="0"/>
                                      <w:marBottom w:val="0"/>
                                      <w:divBdr>
                                        <w:top w:val="none" w:sz="0" w:space="0" w:color="auto"/>
                                        <w:left w:val="none" w:sz="0" w:space="0" w:color="auto"/>
                                        <w:bottom w:val="none" w:sz="0" w:space="0" w:color="auto"/>
                                        <w:right w:val="none" w:sz="0" w:space="0" w:color="auto"/>
                                      </w:divBdr>
                                      <w:divsChild>
                                        <w:div w:id="471756765">
                                          <w:marLeft w:val="0"/>
                                          <w:marRight w:val="0"/>
                                          <w:marTop w:val="0"/>
                                          <w:marBottom w:val="0"/>
                                          <w:divBdr>
                                            <w:top w:val="none" w:sz="0" w:space="0" w:color="auto"/>
                                            <w:left w:val="none" w:sz="0" w:space="0" w:color="auto"/>
                                            <w:bottom w:val="none" w:sz="0" w:space="0" w:color="auto"/>
                                            <w:right w:val="none" w:sz="0" w:space="0" w:color="auto"/>
                                          </w:divBdr>
                                          <w:divsChild>
                                            <w:div w:id="963927462">
                                              <w:marLeft w:val="0"/>
                                              <w:marRight w:val="0"/>
                                              <w:marTop w:val="0"/>
                                              <w:marBottom w:val="0"/>
                                              <w:divBdr>
                                                <w:top w:val="none" w:sz="0" w:space="0" w:color="auto"/>
                                                <w:left w:val="none" w:sz="0" w:space="0" w:color="auto"/>
                                                <w:bottom w:val="none" w:sz="0" w:space="0" w:color="auto"/>
                                                <w:right w:val="none" w:sz="0" w:space="0" w:color="auto"/>
                                              </w:divBdr>
                                            </w:div>
                                            <w:div w:id="1040059390">
                                              <w:marLeft w:val="75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 w:id="514732819">
                              <w:marLeft w:val="150"/>
                              <w:marRight w:val="150"/>
                              <w:marTop w:val="150"/>
                              <w:marBottom w:val="150"/>
                              <w:divBdr>
                                <w:top w:val="none" w:sz="0" w:space="0" w:color="auto"/>
                                <w:left w:val="none" w:sz="0" w:space="0" w:color="auto"/>
                                <w:bottom w:val="none" w:sz="0" w:space="0" w:color="auto"/>
                                <w:right w:val="none" w:sz="0" w:space="0" w:color="auto"/>
                              </w:divBdr>
                              <w:divsChild>
                                <w:div w:id="815996554">
                                  <w:marLeft w:val="0"/>
                                  <w:marRight w:val="0"/>
                                  <w:marTop w:val="795"/>
                                  <w:marBottom w:val="0"/>
                                  <w:divBdr>
                                    <w:top w:val="none" w:sz="0" w:space="0" w:color="auto"/>
                                    <w:left w:val="none" w:sz="0" w:space="0" w:color="auto"/>
                                    <w:bottom w:val="none" w:sz="0" w:space="0" w:color="auto"/>
                                    <w:right w:val="none" w:sz="0" w:space="0" w:color="auto"/>
                                  </w:divBdr>
                                  <w:divsChild>
                                    <w:div w:id="463546859">
                                      <w:marLeft w:val="-225"/>
                                      <w:marRight w:val="-225"/>
                                      <w:marTop w:val="0"/>
                                      <w:marBottom w:val="0"/>
                                      <w:divBdr>
                                        <w:top w:val="none" w:sz="0" w:space="0" w:color="auto"/>
                                        <w:left w:val="none" w:sz="0" w:space="0" w:color="auto"/>
                                        <w:bottom w:val="none" w:sz="0" w:space="0" w:color="auto"/>
                                        <w:right w:val="none" w:sz="0" w:space="0" w:color="auto"/>
                                      </w:divBdr>
                                      <w:divsChild>
                                        <w:div w:id="1606384930">
                                          <w:marLeft w:val="0"/>
                                          <w:marRight w:val="0"/>
                                          <w:marTop w:val="0"/>
                                          <w:marBottom w:val="0"/>
                                          <w:divBdr>
                                            <w:top w:val="none" w:sz="0" w:space="0" w:color="auto"/>
                                            <w:left w:val="none" w:sz="0" w:space="0" w:color="auto"/>
                                            <w:bottom w:val="none" w:sz="0" w:space="0" w:color="auto"/>
                                            <w:right w:val="none" w:sz="0" w:space="0" w:color="auto"/>
                                          </w:divBdr>
                                          <w:divsChild>
                                            <w:div w:id="1473055460">
                                              <w:marLeft w:val="0"/>
                                              <w:marRight w:val="0"/>
                                              <w:marTop w:val="0"/>
                                              <w:marBottom w:val="0"/>
                                              <w:divBdr>
                                                <w:top w:val="none" w:sz="0" w:space="0" w:color="auto"/>
                                                <w:left w:val="none" w:sz="0" w:space="0" w:color="auto"/>
                                                <w:bottom w:val="none" w:sz="0" w:space="0" w:color="auto"/>
                                                <w:right w:val="none" w:sz="0" w:space="0" w:color="auto"/>
                                              </w:divBdr>
                                            </w:div>
                                            <w:div w:id="1787383215">
                                              <w:marLeft w:val="75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5139617">
          <w:marLeft w:val="0"/>
          <w:marRight w:val="0"/>
          <w:marTop w:val="0"/>
          <w:marBottom w:val="0"/>
          <w:divBdr>
            <w:top w:val="none" w:sz="0" w:space="0" w:color="auto"/>
            <w:left w:val="none" w:sz="0" w:space="0" w:color="auto"/>
            <w:bottom w:val="none" w:sz="0" w:space="0" w:color="auto"/>
            <w:right w:val="none" w:sz="0" w:space="0" w:color="auto"/>
          </w:divBdr>
          <w:divsChild>
            <w:div w:id="1121073366">
              <w:marLeft w:val="0"/>
              <w:marRight w:val="0"/>
              <w:marTop w:val="0"/>
              <w:marBottom w:val="0"/>
              <w:divBdr>
                <w:top w:val="none" w:sz="0" w:space="0" w:color="auto"/>
                <w:left w:val="none" w:sz="0" w:space="0" w:color="auto"/>
                <w:bottom w:val="none" w:sz="0" w:space="0" w:color="auto"/>
                <w:right w:val="none" w:sz="0" w:space="0" w:color="auto"/>
              </w:divBdr>
              <w:divsChild>
                <w:div w:id="2024352866">
                  <w:marLeft w:val="-225"/>
                  <w:marRight w:val="-225"/>
                  <w:marTop w:val="0"/>
                  <w:marBottom w:val="0"/>
                  <w:divBdr>
                    <w:top w:val="none" w:sz="0" w:space="0" w:color="auto"/>
                    <w:left w:val="none" w:sz="0" w:space="0" w:color="auto"/>
                    <w:bottom w:val="none" w:sz="0" w:space="0" w:color="auto"/>
                    <w:right w:val="none" w:sz="0" w:space="0" w:color="auto"/>
                  </w:divBdr>
                  <w:divsChild>
                    <w:div w:id="1349671765">
                      <w:marLeft w:val="0"/>
                      <w:marRight w:val="0"/>
                      <w:marTop w:val="0"/>
                      <w:marBottom w:val="0"/>
                      <w:divBdr>
                        <w:top w:val="none" w:sz="0" w:space="0" w:color="auto"/>
                        <w:left w:val="none" w:sz="0" w:space="0" w:color="auto"/>
                        <w:bottom w:val="none" w:sz="0" w:space="0" w:color="auto"/>
                        <w:right w:val="none" w:sz="0" w:space="0" w:color="auto"/>
                      </w:divBdr>
                      <w:divsChild>
                        <w:div w:id="1601059166">
                          <w:marLeft w:val="-225"/>
                          <w:marRight w:val="-225"/>
                          <w:marTop w:val="0"/>
                          <w:marBottom w:val="0"/>
                          <w:divBdr>
                            <w:top w:val="none" w:sz="0" w:space="0" w:color="auto"/>
                            <w:left w:val="none" w:sz="0" w:space="0" w:color="auto"/>
                            <w:bottom w:val="none" w:sz="0" w:space="0" w:color="auto"/>
                            <w:right w:val="none" w:sz="0" w:space="0" w:color="auto"/>
                          </w:divBdr>
                        </w:div>
                        <w:div w:id="1885363342">
                          <w:marLeft w:val="0"/>
                          <w:marRight w:val="0"/>
                          <w:marTop w:val="0"/>
                          <w:marBottom w:val="0"/>
                          <w:divBdr>
                            <w:top w:val="none" w:sz="0" w:space="0" w:color="auto"/>
                            <w:left w:val="none" w:sz="0" w:space="0" w:color="auto"/>
                            <w:bottom w:val="none" w:sz="0" w:space="0" w:color="auto"/>
                            <w:right w:val="none" w:sz="0" w:space="0" w:color="auto"/>
                          </w:divBdr>
                        </w:div>
                      </w:divsChild>
                    </w:div>
                    <w:div w:id="1991247586">
                      <w:marLeft w:val="0"/>
                      <w:marRight w:val="0"/>
                      <w:marTop w:val="0"/>
                      <w:marBottom w:val="0"/>
                      <w:divBdr>
                        <w:top w:val="none" w:sz="0" w:space="0" w:color="auto"/>
                        <w:left w:val="none" w:sz="0" w:space="0" w:color="auto"/>
                        <w:bottom w:val="none" w:sz="0" w:space="0" w:color="auto"/>
                        <w:right w:val="none" w:sz="0" w:space="0" w:color="auto"/>
                      </w:divBdr>
                      <w:divsChild>
                        <w:div w:id="1629898416">
                          <w:marLeft w:val="0"/>
                          <w:marRight w:val="0"/>
                          <w:marTop w:val="0"/>
                          <w:marBottom w:val="0"/>
                          <w:divBdr>
                            <w:top w:val="none" w:sz="0" w:space="0" w:color="auto"/>
                            <w:left w:val="none" w:sz="0" w:space="0" w:color="auto"/>
                            <w:bottom w:val="none" w:sz="0" w:space="0" w:color="auto"/>
                            <w:right w:val="none" w:sz="0" w:space="0" w:color="auto"/>
                          </w:divBdr>
                        </w:div>
                      </w:divsChild>
                    </w:div>
                    <w:div w:id="130295033">
                      <w:marLeft w:val="0"/>
                      <w:marRight w:val="0"/>
                      <w:marTop w:val="0"/>
                      <w:marBottom w:val="0"/>
                      <w:divBdr>
                        <w:top w:val="none" w:sz="0" w:space="0" w:color="auto"/>
                        <w:left w:val="none" w:sz="0" w:space="0" w:color="auto"/>
                        <w:bottom w:val="none" w:sz="0" w:space="0" w:color="auto"/>
                        <w:right w:val="none" w:sz="0" w:space="0" w:color="auto"/>
                      </w:divBdr>
                      <w:divsChild>
                        <w:div w:id="1016925322">
                          <w:marLeft w:val="0"/>
                          <w:marRight w:val="0"/>
                          <w:marTop w:val="0"/>
                          <w:marBottom w:val="0"/>
                          <w:divBdr>
                            <w:top w:val="none" w:sz="0" w:space="0" w:color="auto"/>
                            <w:left w:val="none" w:sz="0" w:space="0" w:color="auto"/>
                            <w:bottom w:val="none" w:sz="0" w:space="0" w:color="auto"/>
                            <w:right w:val="none" w:sz="0" w:space="0" w:color="auto"/>
                          </w:divBdr>
                        </w:div>
                      </w:divsChild>
                    </w:div>
                    <w:div w:id="108593926">
                      <w:marLeft w:val="0"/>
                      <w:marRight w:val="0"/>
                      <w:marTop w:val="0"/>
                      <w:marBottom w:val="0"/>
                      <w:divBdr>
                        <w:top w:val="none" w:sz="0" w:space="0" w:color="auto"/>
                        <w:left w:val="none" w:sz="0" w:space="0" w:color="auto"/>
                        <w:bottom w:val="none" w:sz="0" w:space="0" w:color="auto"/>
                        <w:right w:val="none" w:sz="0" w:space="0" w:color="auto"/>
                      </w:divBdr>
                      <w:divsChild>
                        <w:div w:id="109206284">
                          <w:marLeft w:val="0"/>
                          <w:marRight w:val="0"/>
                          <w:marTop w:val="0"/>
                          <w:marBottom w:val="0"/>
                          <w:divBdr>
                            <w:top w:val="none" w:sz="0" w:space="0" w:color="auto"/>
                            <w:left w:val="none" w:sz="0" w:space="0" w:color="auto"/>
                            <w:bottom w:val="none" w:sz="0" w:space="0" w:color="auto"/>
                            <w:right w:val="none" w:sz="0" w:space="0" w:color="auto"/>
                          </w:divBdr>
                          <w:divsChild>
                            <w:div w:id="479468836">
                              <w:marLeft w:val="-75"/>
                              <w:marRight w:val="-75"/>
                              <w:marTop w:val="0"/>
                              <w:marBottom w:val="0"/>
                              <w:divBdr>
                                <w:top w:val="none" w:sz="0" w:space="0" w:color="auto"/>
                                <w:left w:val="none" w:sz="0" w:space="0" w:color="auto"/>
                                <w:bottom w:val="none" w:sz="0" w:space="0" w:color="auto"/>
                                <w:right w:val="none" w:sz="0" w:space="0" w:color="auto"/>
                              </w:divBdr>
                              <w:divsChild>
                                <w:div w:id="1200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8646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canaglobal.ga/pervistanew/" TargetMode="External"/><Relationship Id="rId21" Type="http://schemas.openxmlformats.org/officeDocument/2006/relationships/image" Target="media/image4.png"/><Relationship Id="rId34" Type="http://schemas.openxmlformats.org/officeDocument/2006/relationships/hyperlink" Target="https://vcanaglobal.ga/pervistanew/" TargetMode="External"/><Relationship Id="rId42" Type="http://schemas.microsoft.com/office/2018/08/relationships/commentsExtensible" Target="commentsExtensible.xml"/><Relationship Id="rId47" Type="http://schemas.openxmlformats.org/officeDocument/2006/relationships/image" Target="media/image16.png"/><Relationship Id="rId50" Type="http://schemas.openxmlformats.org/officeDocument/2006/relationships/hyperlink" Target="https://vcanaglobal.ga/pervistanew/" TargetMode="External"/><Relationship Id="rId55" Type="http://schemas.openxmlformats.org/officeDocument/2006/relationships/control" Target="activeX/activeX1.xml"/><Relationship Id="rId63" Type="http://schemas.openxmlformats.org/officeDocument/2006/relationships/hyperlink" Target="https://vcanaglobal.ga/pervistanew/" TargetMode="External"/><Relationship Id="rId7" Type="http://schemas.openxmlformats.org/officeDocument/2006/relationships/hyperlink" Target="https://vcanaglobal.ga/pervistanew/" TargetMode="External"/><Relationship Id="rId2" Type="http://schemas.openxmlformats.org/officeDocument/2006/relationships/styles" Target="styles.xml"/><Relationship Id="rId16" Type="http://schemas.openxmlformats.org/officeDocument/2006/relationships/hyperlink" Target="https://vcanaglobal.ga/pervistanew/" TargetMode="External"/><Relationship Id="rId29" Type="http://schemas.openxmlformats.org/officeDocument/2006/relationships/hyperlink" Target="https://vcanaglobal.ga/pervistanew/" TargetMode="External"/><Relationship Id="rId11" Type="http://schemas.openxmlformats.org/officeDocument/2006/relationships/hyperlink" Target="https://vcanaglobal.ga/pervistanew/employers" TargetMode="External"/><Relationship Id="rId24" Type="http://schemas.openxmlformats.org/officeDocument/2006/relationships/image" Target="media/image6.png"/><Relationship Id="rId32" Type="http://schemas.openxmlformats.org/officeDocument/2006/relationships/hyperlink" Target="https://vcanaglobal.ga/pervistanew/" TargetMode="External"/><Relationship Id="rId37" Type="http://schemas.openxmlformats.org/officeDocument/2006/relationships/image" Target="media/image10.jpeg"/><Relationship Id="rId40" Type="http://schemas.microsoft.com/office/2011/relationships/commentsExtended" Target="commentsExtended.xml"/><Relationship Id="rId45" Type="http://schemas.openxmlformats.org/officeDocument/2006/relationships/image" Target="media/image14.jpeg"/><Relationship Id="rId53" Type="http://schemas.openxmlformats.org/officeDocument/2006/relationships/hyperlink" Target="https://vcanaglobal.ga/pervistanew/" TargetMode="External"/><Relationship Id="rId58" Type="http://schemas.openxmlformats.org/officeDocument/2006/relationships/hyperlink" Target="https://vcanaglobal.ga/pervistanew/" TargetMode="External"/><Relationship Id="rId66" Type="http://schemas.microsoft.com/office/2011/relationships/people" Target="people.xml"/><Relationship Id="rId5" Type="http://schemas.openxmlformats.org/officeDocument/2006/relationships/hyperlink" Target="https://vcanaglobal.ga/pervistanew/" TargetMode="External"/><Relationship Id="rId61" Type="http://schemas.openxmlformats.org/officeDocument/2006/relationships/hyperlink" Target="https://vcanaglobal.ga/pervistanew/blog" TargetMode="External"/><Relationship Id="rId19" Type="http://schemas.openxmlformats.org/officeDocument/2006/relationships/image" Target="media/image2.png"/><Relationship Id="rId14" Type="http://schemas.openxmlformats.org/officeDocument/2006/relationships/hyperlink" Target="https://vcanaglobal.ga/pervistanew/jobs" TargetMode="Externa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hyperlink" Target="https://vcanaglobal.ga/pervistanew/" TargetMode="External"/><Relationship Id="rId35" Type="http://schemas.openxmlformats.org/officeDocument/2006/relationships/image" Target="media/image8.jpeg"/><Relationship Id="rId43" Type="http://schemas.openxmlformats.org/officeDocument/2006/relationships/image" Target="media/image12.jpeg"/><Relationship Id="rId48" Type="http://schemas.openxmlformats.org/officeDocument/2006/relationships/hyperlink" Target="https://vcanaglobal.ga/pervistanew/" TargetMode="External"/><Relationship Id="rId56" Type="http://schemas.openxmlformats.org/officeDocument/2006/relationships/hyperlink" Target="https://vcanaglobal.ga/pervistanew/" TargetMode="External"/><Relationship Id="rId64" Type="http://schemas.openxmlformats.org/officeDocument/2006/relationships/hyperlink" Target="https://vcanaglobal.ga/pervistanew/auth/login" TargetMode="External"/><Relationship Id="rId8" Type="http://schemas.openxmlformats.org/officeDocument/2006/relationships/hyperlink" Target="https://vcanaglobal.ga/pervistanew/projects" TargetMode="External"/><Relationship Id="rId51" Type="http://schemas.openxmlformats.org/officeDocument/2006/relationships/hyperlink" Target="https://vcanaglobal.ga/pervistanew/" TargetMode="External"/><Relationship Id="rId3" Type="http://schemas.openxmlformats.org/officeDocument/2006/relationships/settings" Target="settings.xml"/><Relationship Id="rId12" Type="http://schemas.openxmlformats.org/officeDocument/2006/relationships/hyperlink" Target="https://vcanaglobal.ga/pervistanew/" TargetMode="External"/><Relationship Id="rId17" Type="http://schemas.openxmlformats.org/officeDocument/2006/relationships/hyperlink" Target="https://vcanaglobal.ga/pervistanew/" TargetMode="External"/><Relationship Id="rId25" Type="http://schemas.openxmlformats.org/officeDocument/2006/relationships/hyperlink" Target="https://vcanaglobal.ga/pervistanew/" TargetMode="External"/><Relationship Id="rId33" Type="http://schemas.openxmlformats.org/officeDocument/2006/relationships/hyperlink" Target="https://vcanaglobal.ga/pervistanew/" TargetMode="External"/><Relationship Id="rId38" Type="http://schemas.openxmlformats.org/officeDocument/2006/relationships/image" Target="media/image11.jpeg"/><Relationship Id="rId46" Type="http://schemas.openxmlformats.org/officeDocument/2006/relationships/image" Target="media/image15.jpeg"/><Relationship Id="rId59" Type="http://schemas.openxmlformats.org/officeDocument/2006/relationships/hyperlink" Target="https://vcanaglobal.ga/pervistanew/projects" TargetMode="External"/><Relationship Id="rId67" Type="http://schemas.openxmlformats.org/officeDocument/2006/relationships/theme" Target="theme/theme1.xml"/><Relationship Id="rId20" Type="http://schemas.openxmlformats.org/officeDocument/2006/relationships/image" Target="media/image3.png"/><Relationship Id="rId41" Type="http://schemas.microsoft.com/office/2016/09/relationships/commentsIds" Target="commentsIds.xml"/><Relationship Id="rId54" Type="http://schemas.openxmlformats.org/officeDocument/2006/relationships/image" Target="media/image17.wmf"/><Relationship Id="rId62" Type="http://schemas.openxmlformats.org/officeDocument/2006/relationships/hyperlink" Target="https://vcanaglobal.ga/pervistanew/employers"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vcanaglobal.ga/pervistanew/" TargetMode="External"/><Relationship Id="rId23" Type="http://schemas.openxmlformats.org/officeDocument/2006/relationships/hyperlink" Target="https://vcanaglobal.ga/pervistanew/" TargetMode="External"/><Relationship Id="rId28" Type="http://schemas.openxmlformats.org/officeDocument/2006/relationships/hyperlink" Target="https://vcanaglobal.ga/pervistanew/" TargetMode="External"/><Relationship Id="rId36" Type="http://schemas.openxmlformats.org/officeDocument/2006/relationships/image" Target="media/image9.jpeg"/><Relationship Id="rId49" Type="http://schemas.openxmlformats.org/officeDocument/2006/relationships/hyperlink" Target="https://vcanaglobal.ga/pervistanew/" TargetMode="External"/><Relationship Id="rId57" Type="http://schemas.openxmlformats.org/officeDocument/2006/relationships/hyperlink" Target="https://www.vcanaglobal.com/" TargetMode="External"/><Relationship Id="rId10" Type="http://schemas.openxmlformats.org/officeDocument/2006/relationships/hyperlink" Target="https://vcanaglobal.ga/pervistanew/blog" TargetMode="External"/><Relationship Id="rId31" Type="http://schemas.openxmlformats.org/officeDocument/2006/relationships/hyperlink" Target="https://vcanaglobal.ga/pervistanew/" TargetMode="External"/><Relationship Id="rId44" Type="http://schemas.openxmlformats.org/officeDocument/2006/relationships/image" Target="media/image13.jpeg"/><Relationship Id="rId52" Type="http://schemas.openxmlformats.org/officeDocument/2006/relationships/hyperlink" Target="https://vcanaglobal.ga/pervistanew/" TargetMode="External"/><Relationship Id="rId60" Type="http://schemas.openxmlformats.org/officeDocument/2006/relationships/hyperlink" Target="https://vcanaglobal.ga/pervistanew/company"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vcanaglobal.ga/pervistanew/company" TargetMode="External"/><Relationship Id="rId13" Type="http://schemas.openxmlformats.org/officeDocument/2006/relationships/hyperlink" Target="https://vcanaglobal.ga/pervistanew/auth/login" TargetMode="External"/><Relationship Id="rId18" Type="http://schemas.openxmlformats.org/officeDocument/2006/relationships/hyperlink" Target="https://vcanaglobal.ga/pervistanew/" TargetMode="External"/><Relationship Id="rId39" Type="http://schemas.openxmlformats.org/officeDocument/2006/relationships/comments" Target="comment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21</Pages>
  <Words>1471</Words>
  <Characters>8391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Vennard Wright</dc:creator>
  <cp:keywords/>
  <dc:description/>
  <cp:lastModifiedBy>Vennard Wright</cp:lastModifiedBy>
  <cp:revision>2</cp:revision>
  <dcterms:created xsi:type="dcterms:W3CDTF">2022-11-02T14:21:00Z</dcterms:created>
  <dcterms:modified xsi:type="dcterms:W3CDTF">2022-11-02T14:43:00Z</dcterms:modified>
</cp:coreProperties>
</file>